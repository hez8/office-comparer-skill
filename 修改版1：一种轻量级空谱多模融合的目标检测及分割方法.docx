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0FE1C">
      <w:pPr>
        <w:ind w:firstLine="480" w:firstLineChars="200"/>
        <w:rPr>
          <w:rFonts w:hint="eastAsia" w:ascii="宋体" w:hAnsi="宋体" w:cs="Calibri"/>
          <w:sz w:val="24"/>
          <w:szCs w:val="24"/>
        </w:rPr>
      </w:pPr>
      <w:r>
        <w:rPr>
          <w:rFonts w:hint="eastAsia" w:ascii="宋体" w:hAnsi="宋体" w:cs="Calibri"/>
          <w:sz w:val="24"/>
          <w:szCs w:val="24"/>
          <w:lang w:val="en-US" w:eastAsia="zh-CN"/>
        </w:rPr>
        <w:t>本发明公开了一种轻量级空谱多模融合的目标检测及分割方法，涉及计算机视觉与遥感图像处理交叉技术领域，包括通过在不同维度作用不同尺度和方向的卷积核，将图像空间特性和光谱特性进行分离,通过空间特征与光谱特征的有机结合，将互补信息自适应整合,通过在空域采用最大池化和平均池化操作，在谱域采用1*1卷积操作，将网络参数轻量化。本发明通过跨维度感受野分离实现空谱特征完全解耦，利用小卷积核大幅降低参数量，自适应融合机制有效克服传统方法易受干扰及难应对无固定表观目标的局限，提升鲁棒性，双分支并行计算加速推理，增强实时性，为资源受限平台部署提供可能。</w:t>
      </w:r>
    </w:p>
    <w:p w14:paraId="0BF8A57B">
      <w:pPr>
        <w:ind w:firstLine="480" w:firstLineChars="200"/>
        <w:rPr>
          <w:rFonts w:hint="eastAsia" w:ascii="宋体" w:hAnsi="宋体" w:cs="Calibri"/>
          <w:sz w:val="24"/>
          <w:szCs w:val="24"/>
        </w:rPr>
      </w:pPr>
    </w:p>
    <w:p w14:paraId="2E3F1654">
      <w:pPr>
        <w:shd w:val="clear" w:color="auto" w:fill="FFFFFF"/>
        <w:ind w:firstLine="480" w:firstLineChars="200"/>
        <w:rPr>
          <w:rFonts w:ascii="宋体" w:hAnsi="宋体"/>
          <w:sz w:val="24"/>
          <w:szCs w:val="24"/>
        </w:rPr>
        <w:sectPr>
          <w:headerReference r:id="rId5" w:type="default"/>
          <w:footerReference r:id="rId6" w:type="default"/>
          <w:pgSz w:w="11906" w:h="16838"/>
          <w:pgMar w:top="1440" w:right="1797" w:bottom="1440" w:left="1797" w:header="851" w:footer="992" w:gutter="0"/>
          <w:cols w:space="720" w:num="1"/>
          <w:docGrid w:type="linesAndChars" w:linePitch="312" w:charSpace="0"/>
        </w:sectPr>
      </w:pPr>
    </w:p>
    <w:p w14:paraId="7859918C">
      <w:pPr>
        <w:ind w:firstLine="420" w:firstLineChars="200"/>
        <w:jc w:val="center"/>
        <w:rPr>
          <w:rFonts w:ascii="宋体" w:hAnsi="宋体"/>
        </w:rPr>
      </w:pPr>
      <w:r>
        <w:drawing>
          <wp:inline distT="0" distB="0" distL="114300" distR="114300">
            <wp:extent cx="5814695" cy="3377565"/>
            <wp:effectExtent l="0" t="0" r="1460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814695" cy="3377565"/>
                    </a:xfrm>
                    <a:prstGeom prst="rect">
                      <a:avLst/>
                    </a:prstGeom>
                    <a:noFill/>
                    <a:ln>
                      <a:noFill/>
                    </a:ln>
                  </pic:spPr>
                </pic:pic>
              </a:graphicData>
            </a:graphic>
          </wp:inline>
        </w:drawing>
      </w:r>
    </w:p>
    <w:p w14:paraId="0232FB8E">
      <w:pPr>
        <w:ind w:firstLine="420" w:firstLineChars="200"/>
        <w:rPr>
          <w:rFonts w:hint="eastAsia" w:ascii="宋体" w:hAnsi="宋体"/>
        </w:rPr>
      </w:pPr>
    </w:p>
    <w:p w14:paraId="2E8AA150">
      <w:pPr>
        <w:rPr>
          <w:rFonts w:hint="eastAsia" w:ascii="宋体" w:hAnsi="宋体"/>
        </w:rPr>
        <w:sectPr>
          <w:headerReference r:id="rId7" w:type="default"/>
          <w:footerReference r:id="rId8" w:type="default"/>
          <w:pgSz w:w="11906" w:h="16838"/>
          <w:pgMar w:top="1440" w:right="1797" w:bottom="1440" w:left="1797" w:header="851" w:footer="992" w:gutter="0"/>
          <w:pgNumType w:start="1"/>
          <w:cols w:space="720" w:num="1"/>
          <w:docGrid w:type="linesAndChars" w:linePitch="312" w:charSpace="0"/>
        </w:sectPr>
      </w:pPr>
    </w:p>
    <w:p w14:paraId="5CE39EB7">
      <w:pPr>
        <w:ind w:firstLine="480" w:firstLineChars="200"/>
        <w:rPr>
          <w:rFonts w:hint="eastAsia" w:ascii="宋体" w:hAnsi="宋体" w:eastAsia="宋体" w:cs="Calibri"/>
          <w:sz w:val="24"/>
          <w:szCs w:val="24"/>
          <w:lang w:val="en-US" w:eastAsia="zh-CN"/>
        </w:rPr>
      </w:pPr>
      <w:r>
        <w:rPr>
          <w:rFonts w:hint="eastAsia" w:ascii="宋体" w:hAnsi="宋体" w:eastAsia="宋体" w:cs="Calibri"/>
          <w:sz w:val="24"/>
          <w:szCs w:val="24"/>
          <w:lang w:val="en-US" w:eastAsia="zh-CN"/>
        </w:rPr>
        <w:t>1.一种轻量级空谱多模融合的目标检测及分割方法，其特征在于：包括，</w:t>
      </w:r>
    </w:p>
    <w:p w14:paraId="54AED9B0">
      <w:pPr>
        <w:ind w:firstLine="480" w:firstLineChars="200"/>
        <w:rPr>
          <w:ins w:id="1" w:author="何壮" w:date="2026-03-13T11:07:32Z"/>
          <w:rFonts w:hint="eastAsia" w:ascii="宋体" w:hAnsi="宋体" w:eastAsia="宋体" w:cs="Calibri"/>
          <w:sz w:val="24"/>
          <w:szCs w:val="24"/>
          <w:lang w:val="en-US" w:eastAsia="zh-CN"/>
        </w:rPr>
        <w:pPrChange w:id="0" w:author="何壮" w:date="2026-03-13T11:07:24Z">
          <w:pPr>
            <w:ind w:firstLine="480" w:firstLineChars="200"/>
          </w:pPr>
        </w:pPrChange>
      </w:pPr>
      <w:r>
        <w:rPr>
          <w:rFonts w:hint="eastAsia" w:ascii="宋体" w:hAnsi="宋体" w:eastAsia="宋体" w:cs="Calibri"/>
          <w:sz w:val="24"/>
          <w:szCs w:val="24"/>
          <w:lang w:val="en-US" w:eastAsia="zh-CN"/>
        </w:rPr>
        <w:t>通过在不同维度作用不同尺度和方向的卷积核，</w:t>
      </w:r>
      <w:ins w:id="2" w:author="何壮" w:date="2026-03-13T11:27:28Z">
        <w:r>
          <w:rPr>
            <w:rFonts w:hint="eastAsia" w:ascii="宋体" w:hAnsi="宋体" w:eastAsia="宋体" w:cs="Calibri"/>
            <w:sz w:val="24"/>
            <w:szCs w:val="24"/>
            <w:lang w:val="en-US" w:eastAsia="zh-CN"/>
          </w:rPr>
          <w:t>通过在空域采用最大池化和平均池化操作，在谱域采用1*1卷积操作，</w:t>
        </w:r>
      </w:ins>
      <w:r>
        <w:rPr>
          <w:rFonts w:hint="eastAsia" w:ascii="宋体" w:hAnsi="宋体" w:eastAsia="宋体" w:cs="Calibri"/>
          <w:sz w:val="24"/>
          <w:szCs w:val="24"/>
          <w:lang w:val="en-US" w:eastAsia="zh-CN"/>
        </w:rPr>
        <w:t>将图像空间特性和光谱特性进行分离</w:t>
      </w:r>
      <w:ins w:id="3" w:author="何壮" w:date="2026-03-13T11:27:32Z">
        <w:r>
          <w:rPr>
            <w:rFonts w:hint="eastAsia" w:ascii="宋体" w:hAnsi="宋体" w:cs="Calibri"/>
            <w:sz w:val="24"/>
            <w:szCs w:val="24"/>
            <w:lang w:val="en-US" w:eastAsia="zh-CN"/>
          </w:rPr>
          <w:t>的</w:t>
        </w:r>
      </w:ins>
      <w:ins w:id="4" w:author="何壮" w:date="2026-03-13T11:27:33Z">
        <w:r>
          <w:rPr>
            <w:rFonts w:hint="eastAsia" w:ascii="宋体" w:hAnsi="宋体" w:cs="Calibri"/>
            <w:sz w:val="24"/>
            <w:szCs w:val="24"/>
            <w:lang w:val="en-US" w:eastAsia="zh-CN"/>
          </w:rPr>
          <w:t>同时</w:t>
        </w:r>
      </w:ins>
      <w:del w:id="5" w:author="何壮" w:date="2026-03-13T11:27:35Z">
        <w:r>
          <w:rPr>
            <w:rFonts w:hint="eastAsia" w:ascii="宋体" w:hAnsi="宋体" w:eastAsia="宋体" w:cs="Calibri"/>
            <w:sz w:val="24"/>
            <w:szCs w:val="24"/>
            <w:lang w:val="en-US" w:eastAsia="zh-CN"/>
          </w:rPr>
          <w:delText>；</w:delText>
        </w:r>
      </w:del>
      <w:ins w:id="6" w:author="何壮" w:date="2026-03-13T11:27:36Z">
        <w:r>
          <w:rPr>
            <w:rFonts w:hint="eastAsia" w:ascii="宋体" w:hAnsi="宋体" w:cs="Calibri"/>
            <w:sz w:val="24"/>
            <w:szCs w:val="24"/>
            <w:lang w:val="en-US" w:eastAsia="zh-CN"/>
          </w:rPr>
          <w:t>，</w:t>
        </w:r>
      </w:ins>
      <w:ins w:id="7" w:author="何壮" w:date="2026-03-13T11:27:37Z">
        <w:r>
          <w:rPr>
            <w:rFonts w:hint="eastAsia" w:ascii="宋体" w:hAnsi="宋体" w:cs="Calibri"/>
            <w:sz w:val="24"/>
            <w:szCs w:val="24"/>
            <w:lang w:val="en-US" w:eastAsia="zh-CN"/>
          </w:rPr>
          <w:t>实现</w:t>
        </w:r>
      </w:ins>
      <w:ins w:id="8" w:author="何壮" w:date="2026-03-13T11:07:21Z">
        <w:r>
          <w:rPr>
            <w:rFonts w:hint="eastAsia" w:ascii="宋体" w:hAnsi="宋体" w:eastAsia="宋体" w:cs="Calibri"/>
            <w:sz w:val="24"/>
            <w:szCs w:val="24"/>
            <w:lang w:val="en-US" w:eastAsia="zh-CN"/>
          </w:rPr>
          <w:t>网络参数轻量化</w:t>
        </w:r>
      </w:ins>
      <w:ins w:id="9" w:author="何壮" w:date="2026-03-13T11:14:35Z">
        <w:r>
          <w:rPr>
            <w:rFonts w:hint="eastAsia" w:ascii="宋体" w:hAnsi="宋体" w:cs="Calibri"/>
            <w:sz w:val="24"/>
            <w:szCs w:val="24"/>
            <w:lang w:val="en-US" w:eastAsia="zh-CN"/>
          </w:rPr>
          <w:t>；</w:t>
        </w:r>
      </w:ins>
    </w:p>
    <w:p w14:paraId="0FD2C94C">
      <w:pPr>
        <w:ind w:firstLine="480" w:firstLineChars="200"/>
        <w:rPr>
          <w:rFonts w:hint="default" w:ascii="宋体" w:hAnsi="宋体" w:eastAsia="宋体" w:cs="Calibri"/>
          <w:sz w:val="24"/>
          <w:szCs w:val="24"/>
          <w:lang w:val="en-US" w:eastAsia="zh-CN"/>
        </w:rPr>
        <w:pPrChange w:id="10" w:author="何壮" w:date="2026-03-13T11:07:24Z">
          <w:pPr>
            <w:ind w:firstLine="480" w:firstLineChars="200"/>
          </w:pPr>
        </w:pPrChange>
      </w:pPr>
      <w:ins w:id="11" w:author="何壮" w:date="2026-03-13T11:25:05Z">
        <w:r>
          <w:rPr>
            <w:rFonts w:hint="eastAsia" w:ascii="宋体" w:hAnsi="宋体" w:cs="Calibri"/>
            <w:sz w:val="24"/>
            <w:szCs w:val="24"/>
            <w:lang w:val="en-US" w:eastAsia="zh-CN"/>
          </w:rPr>
          <w:t>通过</w:t>
        </w:r>
      </w:ins>
      <w:ins w:id="12" w:author="何壮" w:date="2026-03-13T11:07:37Z">
        <w:r>
          <w:rPr>
            <w:rFonts w:hint="eastAsia" w:ascii="宋体" w:hAnsi="宋体" w:cs="Calibri"/>
            <w:sz w:val="24"/>
            <w:szCs w:val="24"/>
            <w:lang w:val="en-US" w:eastAsia="zh-CN"/>
          </w:rPr>
          <w:t>在</w:t>
        </w:r>
      </w:ins>
      <w:ins w:id="13" w:author="何壮" w:date="2026-03-13T11:08:05Z">
        <w:r>
          <w:rPr>
            <w:rFonts w:hint="eastAsia" w:ascii="宋体" w:hAnsi="宋体" w:cs="Calibri"/>
            <w:sz w:val="24"/>
            <w:szCs w:val="24"/>
            <w:lang w:val="en-US" w:eastAsia="zh-CN"/>
          </w:rPr>
          <w:t>空间</w:t>
        </w:r>
      </w:ins>
      <w:ins w:id="14" w:author="何壮" w:date="2026-03-13T11:07:40Z">
        <w:r>
          <w:rPr>
            <w:rFonts w:hint="eastAsia" w:ascii="宋体" w:hAnsi="宋体" w:cs="Calibri"/>
            <w:sz w:val="24"/>
            <w:szCs w:val="24"/>
            <w:lang w:val="en-US" w:eastAsia="zh-CN"/>
          </w:rPr>
          <w:t>特征提取</w:t>
        </w:r>
      </w:ins>
      <w:ins w:id="15" w:author="何壮" w:date="2026-03-13T11:07:42Z">
        <w:r>
          <w:rPr>
            <w:rFonts w:hint="eastAsia" w:ascii="宋体" w:hAnsi="宋体" w:cs="Calibri"/>
            <w:sz w:val="24"/>
            <w:szCs w:val="24"/>
            <w:lang w:val="en-US" w:eastAsia="zh-CN"/>
          </w:rPr>
          <w:t>过程中</w:t>
        </w:r>
      </w:ins>
      <w:ins w:id="16" w:author="何壮" w:date="2026-03-13T11:07:43Z">
        <w:r>
          <w:rPr>
            <w:rFonts w:hint="eastAsia" w:ascii="宋体" w:hAnsi="宋体" w:cs="Calibri"/>
            <w:sz w:val="24"/>
            <w:szCs w:val="24"/>
            <w:lang w:val="en-US" w:eastAsia="zh-CN"/>
          </w:rPr>
          <w:t>采用</w:t>
        </w:r>
      </w:ins>
      <w:ins w:id="17" w:author="何壮" w:date="2026-03-13T11:08:09Z">
        <w:r>
          <w:rPr>
            <w:rFonts w:hint="eastAsia" w:ascii="宋体" w:hAnsi="宋体" w:cs="Calibri"/>
            <w:sz w:val="24"/>
            <w:szCs w:val="24"/>
            <w:lang w:val="en-US" w:eastAsia="zh-CN"/>
          </w:rPr>
          <w:t>空间</w:t>
        </w:r>
      </w:ins>
      <w:ins w:id="18" w:author="何壮" w:date="2026-03-13T11:08:11Z">
        <w:r>
          <w:rPr>
            <w:rFonts w:hint="eastAsia" w:ascii="宋体" w:hAnsi="宋体" w:cs="Calibri"/>
            <w:sz w:val="24"/>
            <w:szCs w:val="24"/>
            <w:lang w:val="en-US" w:eastAsia="zh-CN"/>
          </w:rPr>
          <w:t>自注意力</w:t>
        </w:r>
      </w:ins>
      <w:ins w:id="19" w:author="何壮" w:date="2026-03-13T11:08:12Z">
        <w:r>
          <w:rPr>
            <w:rFonts w:hint="eastAsia" w:ascii="宋体" w:hAnsi="宋体" w:cs="Calibri"/>
            <w:sz w:val="24"/>
            <w:szCs w:val="24"/>
            <w:lang w:val="en-US" w:eastAsia="zh-CN"/>
          </w:rPr>
          <w:t>机制，</w:t>
        </w:r>
      </w:ins>
      <w:ins w:id="20" w:author="何壮" w:date="2026-03-13T11:08:13Z">
        <w:r>
          <w:rPr>
            <w:rFonts w:hint="eastAsia" w:ascii="宋体" w:hAnsi="宋体" w:cs="Calibri"/>
            <w:sz w:val="24"/>
            <w:szCs w:val="24"/>
            <w:lang w:val="en-US" w:eastAsia="zh-CN"/>
          </w:rPr>
          <w:t>以</w:t>
        </w:r>
      </w:ins>
      <w:ins w:id="21" w:author="何壮" w:date="2026-03-13T11:08:16Z">
        <w:r>
          <w:rPr>
            <w:rFonts w:hint="eastAsia" w:ascii="宋体" w:hAnsi="宋体" w:cs="Calibri"/>
            <w:sz w:val="24"/>
            <w:szCs w:val="24"/>
            <w:lang w:val="en-US" w:eastAsia="zh-CN"/>
          </w:rPr>
          <w:t>提升</w:t>
        </w:r>
      </w:ins>
      <w:ins w:id="22" w:author="何壮" w:date="2026-03-13T11:09:44Z">
        <w:r>
          <w:rPr>
            <w:rFonts w:hint="eastAsia" w:ascii="宋体" w:hAnsi="宋体" w:cs="Calibri"/>
            <w:sz w:val="24"/>
            <w:szCs w:val="24"/>
            <w:lang w:val="en-US" w:eastAsia="zh-CN"/>
          </w:rPr>
          <w:t>对</w:t>
        </w:r>
      </w:ins>
      <w:ins w:id="23" w:author="何壮" w:date="2026-03-13T11:09:55Z">
        <w:r>
          <w:rPr>
            <w:rFonts w:hint="eastAsia" w:ascii="宋体" w:hAnsi="宋体" w:cs="Calibri"/>
            <w:sz w:val="24"/>
            <w:szCs w:val="24"/>
            <w:lang w:val="en-US" w:eastAsia="zh-CN"/>
          </w:rPr>
          <w:t>显著</w:t>
        </w:r>
      </w:ins>
      <w:ins w:id="24" w:author="何壮" w:date="2026-03-13T11:09:56Z">
        <w:r>
          <w:rPr>
            <w:rFonts w:hint="eastAsia" w:ascii="宋体" w:hAnsi="宋体" w:cs="Calibri"/>
            <w:sz w:val="24"/>
            <w:szCs w:val="24"/>
            <w:lang w:val="en-US" w:eastAsia="zh-CN"/>
          </w:rPr>
          <w:t>纹理</w:t>
        </w:r>
      </w:ins>
      <w:ins w:id="25" w:author="何壮" w:date="2026-03-13T11:09:57Z">
        <w:r>
          <w:rPr>
            <w:rFonts w:hint="eastAsia" w:ascii="宋体" w:hAnsi="宋体" w:cs="Calibri"/>
            <w:sz w:val="24"/>
            <w:szCs w:val="24"/>
            <w:lang w:val="en-US" w:eastAsia="zh-CN"/>
          </w:rPr>
          <w:t>信息</w:t>
        </w:r>
      </w:ins>
      <w:ins w:id="26" w:author="何壮" w:date="2026-03-13T11:09:58Z">
        <w:r>
          <w:rPr>
            <w:rFonts w:hint="eastAsia" w:ascii="宋体" w:hAnsi="宋体" w:cs="Calibri"/>
            <w:sz w:val="24"/>
            <w:szCs w:val="24"/>
            <w:lang w:val="en-US" w:eastAsia="zh-CN"/>
          </w:rPr>
          <w:t>的</w:t>
        </w:r>
      </w:ins>
      <w:ins w:id="27" w:author="何壮" w:date="2026-03-13T11:10:00Z">
        <w:r>
          <w:rPr>
            <w:rFonts w:hint="eastAsia" w:ascii="宋体" w:hAnsi="宋体" w:cs="Calibri"/>
            <w:sz w:val="24"/>
            <w:szCs w:val="24"/>
            <w:lang w:val="en-US" w:eastAsia="zh-CN"/>
          </w:rPr>
          <w:t>提取</w:t>
        </w:r>
      </w:ins>
      <w:ins w:id="28" w:author="何壮" w:date="2026-03-13T11:09:32Z">
        <w:r>
          <w:rPr>
            <w:rFonts w:hint="eastAsia" w:ascii="宋体" w:hAnsi="宋体" w:cs="Calibri"/>
            <w:sz w:val="24"/>
            <w:szCs w:val="24"/>
            <w:lang w:val="en-US" w:eastAsia="zh-CN"/>
          </w:rPr>
          <w:t>；</w:t>
        </w:r>
      </w:ins>
      <w:ins w:id="29" w:author="何壮" w:date="2026-03-13T11:08:32Z">
        <w:r>
          <w:rPr>
            <w:rFonts w:hint="eastAsia" w:ascii="宋体" w:hAnsi="宋体" w:cs="Calibri"/>
            <w:sz w:val="24"/>
            <w:szCs w:val="24"/>
            <w:lang w:val="en-US" w:eastAsia="zh-CN"/>
          </w:rPr>
          <w:t>在</w:t>
        </w:r>
      </w:ins>
      <w:ins w:id="30" w:author="何壮" w:date="2026-03-13T11:08:34Z">
        <w:r>
          <w:rPr>
            <w:rFonts w:hint="eastAsia" w:ascii="宋体" w:hAnsi="宋体" w:cs="Calibri"/>
            <w:sz w:val="24"/>
            <w:szCs w:val="24"/>
            <w:lang w:val="en-US" w:eastAsia="zh-CN"/>
          </w:rPr>
          <w:t>光谱</w:t>
        </w:r>
      </w:ins>
      <w:ins w:id="31" w:author="何壮" w:date="2026-03-13T11:08:47Z">
        <w:r>
          <w:rPr>
            <w:rFonts w:hint="eastAsia" w:ascii="宋体" w:hAnsi="宋体" w:cs="Calibri"/>
            <w:sz w:val="24"/>
            <w:szCs w:val="24"/>
            <w:lang w:val="en-US" w:eastAsia="zh-CN"/>
          </w:rPr>
          <w:t>特征</w:t>
        </w:r>
      </w:ins>
      <w:ins w:id="32" w:author="何壮" w:date="2026-03-13T11:08:35Z">
        <w:r>
          <w:rPr>
            <w:rFonts w:hint="eastAsia" w:ascii="宋体" w:hAnsi="宋体" w:cs="Calibri"/>
            <w:sz w:val="24"/>
            <w:szCs w:val="24"/>
            <w:lang w:val="en-US" w:eastAsia="zh-CN"/>
          </w:rPr>
          <w:t>提取</w:t>
        </w:r>
      </w:ins>
      <w:ins w:id="33" w:author="何壮" w:date="2026-03-13T11:08:36Z">
        <w:r>
          <w:rPr>
            <w:rFonts w:hint="eastAsia" w:ascii="宋体" w:hAnsi="宋体" w:cs="Calibri"/>
            <w:sz w:val="24"/>
            <w:szCs w:val="24"/>
            <w:lang w:val="en-US" w:eastAsia="zh-CN"/>
          </w:rPr>
          <w:t>过程</w:t>
        </w:r>
      </w:ins>
      <w:ins w:id="34" w:author="何壮" w:date="2026-03-13T11:08:37Z">
        <w:r>
          <w:rPr>
            <w:rFonts w:hint="eastAsia" w:ascii="宋体" w:hAnsi="宋体" w:cs="Calibri"/>
            <w:sz w:val="24"/>
            <w:szCs w:val="24"/>
            <w:lang w:val="en-US" w:eastAsia="zh-CN"/>
          </w:rPr>
          <w:t>中</w:t>
        </w:r>
      </w:ins>
      <w:ins w:id="35" w:author="何壮" w:date="2026-03-13T11:08:50Z">
        <w:r>
          <w:rPr>
            <w:rFonts w:hint="eastAsia" w:ascii="宋体" w:hAnsi="宋体" w:cs="Calibri"/>
            <w:sz w:val="24"/>
            <w:szCs w:val="24"/>
            <w:lang w:val="en-US" w:eastAsia="zh-CN"/>
          </w:rPr>
          <w:t>采用</w:t>
        </w:r>
      </w:ins>
      <w:ins w:id="36" w:author="何壮" w:date="2026-03-13T11:08:51Z">
        <w:r>
          <w:rPr>
            <w:rFonts w:hint="eastAsia" w:ascii="宋体" w:hAnsi="宋体" w:cs="Calibri"/>
            <w:sz w:val="24"/>
            <w:szCs w:val="24"/>
            <w:lang w:val="en-US" w:eastAsia="zh-CN"/>
          </w:rPr>
          <w:t>通道</w:t>
        </w:r>
      </w:ins>
      <w:ins w:id="37" w:author="何壮" w:date="2026-03-13T11:08:52Z">
        <w:r>
          <w:rPr>
            <w:rFonts w:hint="eastAsia" w:ascii="宋体" w:hAnsi="宋体" w:cs="Calibri"/>
            <w:sz w:val="24"/>
            <w:szCs w:val="24"/>
            <w:lang w:val="en-US" w:eastAsia="zh-CN"/>
          </w:rPr>
          <w:t>注意力</w:t>
        </w:r>
      </w:ins>
      <w:ins w:id="38" w:author="何壮" w:date="2026-03-13T11:08:54Z">
        <w:r>
          <w:rPr>
            <w:rFonts w:hint="eastAsia" w:ascii="宋体" w:hAnsi="宋体" w:cs="Calibri"/>
            <w:sz w:val="24"/>
            <w:szCs w:val="24"/>
            <w:lang w:val="en-US" w:eastAsia="zh-CN"/>
          </w:rPr>
          <w:t>机制，</w:t>
        </w:r>
      </w:ins>
      <w:ins w:id="39" w:author="何壮" w:date="2026-03-13T11:08:55Z">
        <w:r>
          <w:rPr>
            <w:rFonts w:hint="eastAsia" w:ascii="宋体" w:hAnsi="宋体" w:cs="Calibri"/>
            <w:sz w:val="24"/>
            <w:szCs w:val="24"/>
            <w:lang w:val="en-US" w:eastAsia="zh-CN"/>
          </w:rPr>
          <w:t>以自适</w:t>
        </w:r>
      </w:ins>
      <w:ins w:id="40" w:author="何壮" w:date="2026-03-13T11:08:56Z">
        <w:r>
          <w:rPr>
            <w:rFonts w:hint="eastAsia" w:ascii="宋体" w:hAnsi="宋体" w:cs="Calibri"/>
            <w:sz w:val="24"/>
            <w:szCs w:val="24"/>
            <w:lang w:val="en-US" w:eastAsia="zh-CN"/>
          </w:rPr>
          <w:t>应</w:t>
        </w:r>
      </w:ins>
      <w:ins w:id="41" w:author="何壮" w:date="2026-03-13T11:08:59Z">
        <w:r>
          <w:rPr>
            <w:rFonts w:hint="eastAsia" w:ascii="宋体" w:hAnsi="宋体" w:cs="Calibri"/>
            <w:sz w:val="24"/>
            <w:szCs w:val="24"/>
            <w:lang w:val="en-US" w:eastAsia="zh-CN"/>
          </w:rPr>
          <w:t>的</w:t>
        </w:r>
      </w:ins>
      <w:ins w:id="42" w:author="何壮" w:date="2026-03-13T11:09:00Z">
        <w:r>
          <w:rPr>
            <w:rFonts w:hint="eastAsia" w:ascii="宋体" w:hAnsi="宋体" w:cs="Calibri"/>
            <w:sz w:val="24"/>
            <w:szCs w:val="24"/>
            <w:lang w:val="en-US" w:eastAsia="zh-CN"/>
          </w:rPr>
          <w:t>学习</w:t>
        </w:r>
      </w:ins>
      <w:ins w:id="43" w:author="何壮" w:date="2026-03-13T11:09:03Z">
        <w:r>
          <w:rPr>
            <w:rFonts w:hint="eastAsia" w:ascii="宋体" w:hAnsi="宋体" w:cs="Calibri"/>
            <w:sz w:val="24"/>
            <w:szCs w:val="24"/>
            <w:lang w:val="en-US" w:eastAsia="zh-CN"/>
          </w:rPr>
          <w:t>关键</w:t>
        </w:r>
      </w:ins>
      <w:ins w:id="44" w:author="何壮" w:date="2026-03-13T11:09:04Z">
        <w:r>
          <w:rPr>
            <w:rFonts w:hint="eastAsia" w:ascii="宋体" w:hAnsi="宋体" w:cs="Calibri"/>
            <w:sz w:val="24"/>
            <w:szCs w:val="24"/>
            <w:lang w:val="en-US" w:eastAsia="zh-CN"/>
          </w:rPr>
          <w:t>波段</w:t>
        </w:r>
      </w:ins>
      <w:ins w:id="45" w:author="何壮" w:date="2026-03-13T11:09:06Z">
        <w:r>
          <w:rPr>
            <w:rFonts w:hint="eastAsia" w:ascii="宋体" w:hAnsi="宋体" w:cs="Calibri"/>
            <w:sz w:val="24"/>
            <w:szCs w:val="24"/>
            <w:lang w:val="en-US" w:eastAsia="zh-CN"/>
          </w:rPr>
          <w:t>信息</w:t>
        </w:r>
      </w:ins>
      <w:ins w:id="46" w:author="何壮" w:date="2026-03-13T11:09:09Z">
        <w:r>
          <w:rPr>
            <w:rFonts w:hint="eastAsia" w:ascii="宋体" w:hAnsi="宋体" w:cs="Calibri"/>
            <w:sz w:val="24"/>
            <w:szCs w:val="24"/>
            <w:lang w:val="en-US" w:eastAsia="zh-CN"/>
          </w:rPr>
          <w:t>；</w:t>
        </w:r>
      </w:ins>
    </w:p>
    <w:p w14:paraId="67BAC87D">
      <w:pPr>
        <w:ind w:firstLine="480" w:firstLineChars="200"/>
        <w:rPr>
          <w:del w:id="47" w:author="何壮" w:date="2026-03-13T11:07:20Z"/>
          <w:rFonts w:hint="eastAsia" w:ascii="宋体" w:hAnsi="宋体" w:eastAsia="宋体" w:cs="Calibri"/>
          <w:sz w:val="24"/>
          <w:szCs w:val="24"/>
          <w:lang w:val="en-US" w:eastAsia="zh-CN"/>
        </w:rPr>
      </w:pPr>
      <w:r>
        <w:rPr>
          <w:rFonts w:hint="eastAsia" w:ascii="宋体" w:hAnsi="宋体" w:eastAsia="宋体" w:cs="Calibri"/>
          <w:sz w:val="24"/>
          <w:szCs w:val="24"/>
          <w:lang w:val="en-US" w:eastAsia="zh-CN"/>
        </w:rPr>
        <w:t>通过空间特征与光谱特征的有机结合，</w:t>
      </w:r>
      <w:del w:id="48" w:author="何壮" w:date="2026-03-13T11:25:52Z">
        <w:r>
          <w:rPr>
            <w:rFonts w:hint="default" w:ascii="宋体" w:hAnsi="宋体" w:eastAsia="宋体" w:cs="Calibri"/>
            <w:sz w:val="24"/>
            <w:szCs w:val="24"/>
            <w:lang w:val="en-US" w:eastAsia="zh-CN"/>
          </w:rPr>
          <w:delText>将互补信息自适应整合</w:delText>
        </w:r>
      </w:del>
      <w:ins w:id="49" w:author="何壮" w:date="2026-03-13T11:25:52Z">
        <w:r>
          <w:rPr>
            <w:rFonts w:hint="eastAsia" w:ascii="宋体" w:hAnsi="宋体" w:cs="Calibri"/>
            <w:sz w:val="24"/>
            <w:szCs w:val="24"/>
            <w:lang w:val="en-US" w:eastAsia="zh-CN"/>
          </w:rPr>
          <w:t>实现</w:t>
        </w:r>
      </w:ins>
      <w:ins w:id="50" w:author="何壮" w:date="2026-03-13T11:26:01Z">
        <w:r>
          <w:rPr>
            <w:rFonts w:hint="eastAsia" w:ascii="宋体" w:hAnsi="宋体" w:cs="Calibri"/>
            <w:sz w:val="24"/>
            <w:szCs w:val="24"/>
            <w:lang w:val="en-US" w:eastAsia="zh-CN"/>
          </w:rPr>
          <w:t>基于</w:t>
        </w:r>
      </w:ins>
      <w:ins w:id="51" w:author="何壮" w:date="2026-03-13T11:26:04Z">
        <w:r>
          <w:rPr>
            <w:rFonts w:hint="eastAsia" w:ascii="宋体" w:hAnsi="宋体" w:cs="Calibri"/>
            <w:sz w:val="24"/>
            <w:szCs w:val="24"/>
            <w:lang w:val="en-US" w:eastAsia="zh-CN"/>
          </w:rPr>
          <w:t>空谱</w:t>
        </w:r>
      </w:ins>
      <w:ins w:id="52" w:author="何壮" w:date="2026-03-13T11:26:06Z">
        <w:r>
          <w:rPr>
            <w:rFonts w:hint="eastAsia" w:ascii="宋体" w:hAnsi="宋体" w:cs="Calibri"/>
            <w:sz w:val="24"/>
            <w:szCs w:val="24"/>
            <w:lang w:val="en-US" w:eastAsia="zh-CN"/>
          </w:rPr>
          <w:t>联合</w:t>
        </w:r>
      </w:ins>
      <w:ins w:id="53" w:author="何壮" w:date="2026-03-13T11:26:15Z">
        <w:r>
          <w:rPr>
            <w:rFonts w:hint="eastAsia" w:ascii="宋体" w:hAnsi="宋体" w:cs="Calibri"/>
            <w:sz w:val="24"/>
            <w:szCs w:val="24"/>
            <w:lang w:val="en-US" w:eastAsia="zh-CN"/>
          </w:rPr>
          <w:t>特征的</w:t>
        </w:r>
      </w:ins>
      <w:ins w:id="54" w:author="何壮" w:date="2026-03-13T11:26:16Z">
        <w:r>
          <w:rPr>
            <w:rFonts w:hint="eastAsia" w:ascii="宋体" w:hAnsi="宋体" w:cs="Calibri"/>
            <w:sz w:val="24"/>
            <w:szCs w:val="24"/>
            <w:lang w:val="en-US" w:eastAsia="zh-CN"/>
          </w:rPr>
          <w:t>目标</w:t>
        </w:r>
      </w:ins>
      <w:ins w:id="55" w:author="何壮" w:date="2026-03-13T11:26:17Z">
        <w:r>
          <w:rPr>
            <w:rFonts w:hint="eastAsia" w:ascii="宋体" w:hAnsi="宋体" w:cs="Calibri"/>
            <w:sz w:val="24"/>
            <w:szCs w:val="24"/>
            <w:lang w:val="en-US" w:eastAsia="zh-CN"/>
          </w:rPr>
          <w:t>检测</w:t>
        </w:r>
      </w:ins>
      <w:ins w:id="56" w:author="何壮" w:date="2026-03-13T11:26:18Z">
        <w:r>
          <w:rPr>
            <w:rFonts w:hint="eastAsia" w:ascii="宋体" w:hAnsi="宋体" w:cs="Calibri"/>
            <w:sz w:val="24"/>
            <w:szCs w:val="24"/>
            <w:lang w:val="en-US" w:eastAsia="zh-CN"/>
          </w:rPr>
          <w:t>及</w:t>
        </w:r>
      </w:ins>
      <w:ins w:id="57" w:author="何壮" w:date="2026-03-13T11:26:19Z">
        <w:r>
          <w:rPr>
            <w:rFonts w:hint="eastAsia" w:ascii="宋体" w:hAnsi="宋体" w:cs="Calibri"/>
            <w:sz w:val="24"/>
            <w:szCs w:val="24"/>
            <w:lang w:val="en-US" w:eastAsia="zh-CN"/>
          </w:rPr>
          <w:t>分割</w:t>
        </w:r>
      </w:ins>
      <w:r>
        <w:rPr>
          <w:rFonts w:hint="eastAsia" w:ascii="宋体" w:hAnsi="宋体" w:eastAsia="宋体" w:cs="Calibri"/>
          <w:sz w:val="24"/>
          <w:szCs w:val="24"/>
          <w:lang w:val="en-US" w:eastAsia="zh-CN"/>
        </w:rPr>
        <w:t>；</w:t>
      </w:r>
    </w:p>
    <w:p w14:paraId="710E5C20">
      <w:pPr>
        <w:ind w:firstLine="480" w:firstLineChars="200"/>
        <w:rPr>
          <w:rFonts w:ascii="宋体" w:hAnsi="宋体"/>
          <w:sz w:val="24"/>
        </w:rPr>
      </w:pPr>
      <w:del w:id="58" w:author="何壮" w:date="2026-03-13T11:07:20Z">
        <w:r>
          <w:rPr>
            <w:rFonts w:hint="eastAsia" w:ascii="宋体" w:hAnsi="宋体" w:eastAsia="宋体" w:cs="Calibri"/>
            <w:sz w:val="24"/>
            <w:szCs w:val="24"/>
            <w:lang w:val="en-US" w:eastAsia="zh-CN"/>
          </w:rPr>
          <w:delText>通过在空域采用最大池化和平均池化操作，在谱域采用1*1卷积操作，将网络参数轻量化。</w:delText>
        </w:r>
      </w:del>
    </w:p>
    <w:p w14:paraId="19E3F13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59" w:author="何壮" w:date="2026-03-13T11:27:45Z"/>
          <w:rFonts w:hint="eastAsia" w:ascii="宋体" w:hAnsi="宋体"/>
          <w:sz w:val="24"/>
          <w:szCs w:val="24"/>
          <w:lang w:val="en-US" w:eastAsia="zh-CN"/>
        </w:rPr>
      </w:pPr>
      <w:r>
        <w:rPr>
          <w:rFonts w:hint="eastAsia" w:ascii="宋体" w:hAnsi="宋体"/>
          <w:sz w:val="24"/>
          <w:szCs w:val="24"/>
          <w:lang w:val="en-US" w:eastAsia="zh-CN"/>
        </w:rPr>
        <w:t>2.如权利要求1所述的轻量级空谱多模融合的目标检测及分割方法，其特征在于：所述在不同维度作用不同尺度和方向的卷积核包括</w:t>
      </w:r>
      <w:ins w:id="60" w:author="何壮" w:date="2026-03-13T10:25:50Z">
        <w:r>
          <w:rPr>
            <w:rFonts w:hint="eastAsia" w:ascii="宋体" w:hAnsi="宋体"/>
            <w:sz w:val="24"/>
            <w:szCs w:val="24"/>
            <w:lang w:val="en-US" w:eastAsia="zh-CN"/>
          </w:rPr>
          <w:t>：</w:t>
        </w:r>
      </w:ins>
      <w:r>
        <w:rPr>
          <w:rFonts w:hint="eastAsia" w:ascii="宋体" w:hAnsi="宋体"/>
          <w:sz w:val="24"/>
          <w:szCs w:val="24"/>
          <w:lang w:val="en-US" w:eastAsia="zh-CN"/>
        </w:rPr>
        <w:t>在空间维度，部署</w:t>
      </w:r>
      <w:del w:id="61" w:author="何壮" w:date="2026-03-13T11:15:24Z">
        <w:r>
          <w:rPr>
            <w:rFonts w:hint="default" w:ascii="宋体" w:hAnsi="宋体"/>
            <w:sz w:val="24"/>
            <w:szCs w:val="24"/>
            <w:lang w:val="en-US" w:eastAsia="zh-CN"/>
          </w:rPr>
          <w:delText>多组具有不同感受野的</w:delText>
        </w:r>
      </w:del>
      <w:ins w:id="62" w:author="何壮" w:date="2026-03-13T11:15:25Z">
        <w:r>
          <w:rPr>
            <w:rFonts w:hint="eastAsia" w:ascii="宋体" w:hAnsi="宋体"/>
            <w:sz w:val="24"/>
            <w:szCs w:val="24"/>
            <w:lang w:val="en-US" w:eastAsia="zh-CN"/>
          </w:rPr>
          <w:t>级联的</w:t>
        </w:r>
      </w:ins>
      <w:ins w:id="63" w:author="何壮" w:date="2026-03-13T11:15:42Z">
        <w:r>
          <w:rPr>
            <w:rFonts w:hint="eastAsia" w:ascii="宋体" w:hAnsi="宋体"/>
            <w:sz w:val="24"/>
            <w:szCs w:val="24"/>
            <w:lang w:val="en-US" w:eastAsia="zh-CN"/>
          </w:rPr>
          <w:t>空间</w:t>
        </w:r>
      </w:ins>
      <w:ins w:id="64" w:author="何壮" w:date="2026-03-13T11:15:49Z">
        <w:r>
          <w:rPr>
            <w:rFonts w:hint="eastAsia" w:ascii="宋体" w:hAnsi="宋体"/>
            <w:sz w:val="24"/>
            <w:szCs w:val="24"/>
            <w:lang w:val="en-US" w:eastAsia="zh-CN"/>
          </w:rPr>
          <w:t>维度</w:t>
        </w:r>
      </w:ins>
      <w:ins w:id="65" w:author="何壮" w:date="2026-03-13T11:15:50Z">
        <w:r>
          <w:rPr>
            <w:rFonts w:hint="eastAsia" w:ascii="宋体" w:hAnsi="宋体"/>
            <w:sz w:val="24"/>
            <w:szCs w:val="24"/>
            <w:lang w:val="en-US" w:eastAsia="zh-CN"/>
          </w:rPr>
          <w:t>的</w:t>
        </w:r>
      </w:ins>
      <w:r>
        <w:rPr>
          <w:rFonts w:hint="eastAsia" w:ascii="宋体" w:hAnsi="宋体"/>
          <w:sz w:val="24"/>
          <w:szCs w:val="24"/>
          <w:lang w:val="en-US" w:eastAsia="zh-CN"/>
        </w:rPr>
        <w:t>二维卷积核以自适应捕获从微观纹理到宏观轮廓的多尺度几何结构</w:t>
      </w:r>
      <w:del w:id="66" w:author="何壮" w:date="2026-03-13T10:28:20Z">
        <w:r>
          <w:rPr>
            <w:rFonts w:hint="eastAsia" w:ascii="宋体" w:hAnsi="宋体"/>
            <w:sz w:val="24"/>
            <w:szCs w:val="24"/>
            <w:lang w:val="en-US" w:eastAsia="zh-CN"/>
          </w:rPr>
          <w:delText>，同时引入定向卷积算子以增强对特定朝向边缘、线性结构及形变目标的敏感度</w:delText>
        </w:r>
      </w:del>
      <w:r>
        <w:rPr>
          <w:rFonts w:hint="eastAsia" w:ascii="宋体" w:hAnsi="宋体"/>
          <w:sz w:val="24"/>
          <w:szCs w:val="24"/>
          <w:lang w:val="en-US" w:eastAsia="zh-CN"/>
        </w:rPr>
        <w:t>；</w:t>
      </w:r>
    </w:p>
    <w:p w14:paraId="19E3F13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Change w:id="67" w:author="何壮" w:date="2026-03-13T11:27:45Z">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pPr>
        </w:pPrChange>
      </w:pPr>
      <w:r>
        <w:rPr>
          <w:rFonts w:hint="eastAsia" w:ascii="宋体" w:hAnsi="宋体"/>
          <w:sz w:val="24"/>
          <w:szCs w:val="24"/>
          <w:lang w:val="en-US" w:eastAsia="zh-CN"/>
        </w:rPr>
        <w:t>在光谱维度，</w:t>
      </w:r>
      <w:ins w:id="68" w:author="何壮" w:date="2026-03-13T11:16:01Z">
        <w:r>
          <w:rPr>
            <w:rFonts w:hint="eastAsia" w:ascii="宋体" w:hAnsi="宋体"/>
            <w:sz w:val="24"/>
            <w:szCs w:val="24"/>
            <w:lang w:val="en-US" w:eastAsia="zh-CN"/>
          </w:rPr>
          <w:t>部署级联的</w:t>
        </w:r>
      </w:ins>
      <w:del w:id="69" w:author="何壮" w:date="2026-03-13T11:16:01Z">
        <w:r>
          <w:rPr>
            <w:rFonts w:hint="eastAsia" w:ascii="宋体" w:hAnsi="宋体"/>
            <w:sz w:val="24"/>
            <w:szCs w:val="24"/>
            <w:lang w:val="en-US" w:eastAsia="zh-CN"/>
          </w:rPr>
          <w:delText>沿通道轴施加</w:delText>
        </w:r>
      </w:del>
      <w:ins w:id="70" w:author="何壮" w:date="2026-03-13T11:16:13Z">
        <w:r>
          <w:rPr>
            <w:rFonts w:hint="eastAsia" w:ascii="宋体" w:hAnsi="宋体"/>
            <w:sz w:val="24"/>
            <w:szCs w:val="24"/>
            <w:lang w:val="en-US" w:eastAsia="zh-CN"/>
          </w:rPr>
          <w:t>沿</w:t>
        </w:r>
      </w:ins>
      <w:ins w:id="71" w:author="何壮" w:date="2026-03-13T11:16:14Z">
        <w:r>
          <w:rPr>
            <w:rFonts w:hint="eastAsia" w:ascii="宋体" w:hAnsi="宋体"/>
            <w:sz w:val="24"/>
            <w:szCs w:val="24"/>
            <w:lang w:val="en-US" w:eastAsia="zh-CN"/>
          </w:rPr>
          <w:t>通</w:t>
        </w:r>
      </w:ins>
      <w:ins w:id="72" w:author="何壮" w:date="2026-03-13T11:16:18Z">
        <w:r>
          <w:rPr>
            <w:rFonts w:hint="eastAsia" w:ascii="宋体" w:hAnsi="宋体"/>
            <w:sz w:val="24"/>
            <w:szCs w:val="24"/>
            <w:lang w:val="en-US" w:eastAsia="zh-CN"/>
          </w:rPr>
          <w:t>道维度</w:t>
        </w:r>
      </w:ins>
      <w:ins w:id="73" w:author="何壮" w:date="2026-03-13T11:16:19Z">
        <w:r>
          <w:rPr>
            <w:rFonts w:hint="eastAsia" w:ascii="宋体" w:hAnsi="宋体"/>
            <w:sz w:val="24"/>
            <w:szCs w:val="24"/>
            <w:lang w:val="en-US" w:eastAsia="zh-CN"/>
          </w:rPr>
          <w:t>的</w:t>
        </w:r>
      </w:ins>
      <w:del w:id="74" w:author="何壮" w:date="2026-03-13T10:27:29Z">
        <w:r>
          <w:rPr>
            <w:rFonts w:hint="eastAsia" w:ascii="宋体" w:hAnsi="宋体"/>
            <w:sz w:val="24"/>
            <w:szCs w:val="24"/>
            <w:lang w:val="en-US" w:eastAsia="zh-CN"/>
          </w:rPr>
          <w:delText>不同长度的</w:delText>
        </w:r>
      </w:del>
      <w:r>
        <w:rPr>
          <w:rFonts w:hint="eastAsia" w:ascii="宋体" w:hAnsi="宋体"/>
          <w:sz w:val="24"/>
          <w:szCs w:val="24"/>
          <w:lang w:val="en-US" w:eastAsia="zh-CN"/>
        </w:rPr>
        <w:t>一维卷积核，</w:t>
      </w:r>
      <w:del w:id="75" w:author="何壮" w:date="2026-03-13T10:52:07Z">
        <w:r>
          <w:rPr>
            <w:rFonts w:hint="eastAsia" w:ascii="宋体" w:hAnsi="宋体"/>
            <w:sz w:val="24"/>
            <w:szCs w:val="24"/>
            <w:lang w:val="en-US" w:eastAsia="zh-CN"/>
          </w:rPr>
          <w:delText>通过</w:delText>
        </w:r>
      </w:del>
      <w:r>
        <w:rPr>
          <w:rFonts w:hint="eastAsia" w:ascii="宋体" w:hAnsi="宋体"/>
          <w:sz w:val="24"/>
          <w:szCs w:val="24"/>
          <w:lang w:val="en-US" w:eastAsia="zh-CN"/>
        </w:rPr>
        <w:t>挖掘材料</w:t>
      </w:r>
      <w:del w:id="76" w:author="何壮" w:date="2026-03-13T10:29:12Z">
        <w:r>
          <w:rPr>
            <w:rFonts w:hint="default" w:ascii="宋体" w:hAnsi="宋体"/>
            <w:sz w:val="24"/>
            <w:szCs w:val="24"/>
            <w:lang w:val="en-US" w:eastAsia="zh-CN"/>
          </w:rPr>
          <w:delText>在不同波段区间内连续变化</w:delText>
        </w:r>
      </w:del>
      <w:ins w:id="77" w:author="何壮" w:date="2026-03-13T10:29:13Z">
        <w:r>
          <w:rPr>
            <w:rFonts w:hint="eastAsia" w:ascii="宋体" w:hAnsi="宋体"/>
            <w:sz w:val="24"/>
            <w:szCs w:val="24"/>
            <w:lang w:val="en-US" w:eastAsia="zh-CN"/>
          </w:rPr>
          <w:t>光谱</w:t>
        </w:r>
      </w:ins>
      <w:ins w:id="78" w:author="何壮" w:date="2026-03-13T10:29:17Z">
        <w:r>
          <w:rPr>
            <w:rFonts w:hint="eastAsia" w:ascii="宋体" w:hAnsi="宋体"/>
            <w:sz w:val="24"/>
            <w:szCs w:val="24"/>
            <w:lang w:val="en-US" w:eastAsia="zh-CN"/>
          </w:rPr>
          <w:t>维度</w:t>
        </w:r>
      </w:ins>
      <w:ins w:id="79" w:author="何壮" w:date="2026-03-13T10:29:24Z">
        <w:r>
          <w:rPr>
            <w:rFonts w:hint="eastAsia" w:ascii="宋体" w:hAnsi="宋体"/>
            <w:sz w:val="24"/>
            <w:szCs w:val="24"/>
            <w:lang w:val="en-US" w:eastAsia="zh-CN"/>
          </w:rPr>
          <w:t>特征，</w:t>
        </w:r>
      </w:ins>
      <w:ins w:id="80" w:author="何壮" w:date="2026-03-13T10:29:26Z">
        <w:r>
          <w:rPr>
            <w:rFonts w:hint="eastAsia" w:ascii="宋体" w:hAnsi="宋体"/>
            <w:sz w:val="24"/>
            <w:szCs w:val="24"/>
            <w:lang w:val="en-US" w:eastAsia="zh-CN"/>
          </w:rPr>
          <w:t>如</w:t>
        </w:r>
      </w:ins>
      <w:del w:id="81" w:author="何壮" w:date="2026-03-13T10:29:28Z">
        <w:r>
          <w:rPr>
            <w:rFonts w:hint="eastAsia" w:ascii="宋体" w:hAnsi="宋体"/>
            <w:sz w:val="24"/>
            <w:szCs w:val="24"/>
            <w:lang w:val="en-US" w:eastAsia="zh-CN"/>
          </w:rPr>
          <w:delText>的</w:delText>
        </w:r>
      </w:del>
      <w:r>
        <w:rPr>
          <w:rFonts w:hint="eastAsia" w:ascii="宋体" w:hAnsi="宋体"/>
          <w:sz w:val="24"/>
          <w:szCs w:val="24"/>
          <w:lang w:val="en-US" w:eastAsia="zh-CN"/>
        </w:rPr>
        <w:t>吸收峰与反射谷等深层光谱指纹。</w:t>
      </w:r>
    </w:p>
    <w:p w14:paraId="39B9FEF8">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3.如权利要求2所述的轻量级空谱多模融合的目标检测及分割方法，其特征在于：所述图像空间特性和光谱特性进行分离包括在空间分支中，通过对输入数据执行通道维度的平均池化与最大池化操作，将多通道光谱信息压缩为</w:t>
      </w:r>
      <w:del w:id="82" w:author="何壮" w:date="2026-03-13T13:08:55Z">
        <w:r>
          <w:rPr>
            <w:rFonts w:hint="eastAsia" w:ascii="宋体" w:hAnsi="宋体"/>
            <w:sz w:val="24"/>
            <w:szCs w:val="24"/>
            <w:lang w:val="en-US" w:eastAsia="zh-CN"/>
          </w:rPr>
          <w:delText>单通道</w:delText>
        </w:r>
      </w:del>
      <w:r>
        <w:rPr>
          <w:rFonts w:hint="eastAsia" w:ascii="宋体" w:hAnsi="宋体"/>
          <w:sz w:val="24"/>
          <w:szCs w:val="24"/>
          <w:lang w:val="en-US" w:eastAsia="zh-CN"/>
        </w:rPr>
        <w:t>二维特征图，从而剔除光谱维度干扰以纯粹提取空间结构形状，同时在光谱分支中，严格采用仅在通道维度进行运算的1×1卷积核，在不涉及任何空间邻域像素的前提下逐层提取材料的光谱指纹信息，并通过不同维度算子的正交作用，完成空间上下文信息与光谱本质信息的解耦。</w:t>
      </w:r>
    </w:p>
    <w:p w14:paraId="3177F56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83" w:author="何壮" w:date="2026-03-13T11:06:46Z"/>
          <w:rFonts w:hint="eastAsia" w:ascii="宋体" w:hAnsi="宋体"/>
          <w:sz w:val="24"/>
          <w:szCs w:val="24"/>
          <w:lang w:val="en-US" w:eastAsia="zh-CN"/>
        </w:rPr>
      </w:pPr>
      <w:r>
        <w:rPr>
          <w:rFonts w:hint="eastAsia" w:ascii="宋体" w:hAnsi="宋体"/>
          <w:sz w:val="24"/>
          <w:szCs w:val="24"/>
          <w:lang w:val="en-US" w:eastAsia="zh-CN"/>
        </w:rPr>
        <w:t>4</w:t>
      </w:r>
      <w:del w:id="84" w:author="何壮" w:date="2026-03-13T11:06:47Z">
        <w:r>
          <w:rPr>
            <w:rFonts w:hint="eastAsia" w:ascii="宋体" w:hAnsi="宋体"/>
            <w:sz w:val="24"/>
            <w:szCs w:val="24"/>
            <w:lang w:val="en-US" w:eastAsia="zh-CN"/>
          </w:rPr>
          <w:delText>.</w:delText>
        </w:r>
      </w:del>
      <w:del w:id="85" w:author="何壮" w:date="2026-03-13T11:06:46Z">
        <w:r>
          <w:rPr>
            <w:rFonts w:hint="eastAsia" w:ascii="宋体" w:hAnsi="宋体"/>
            <w:sz w:val="24"/>
            <w:szCs w:val="24"/>
            <w:lang w:val="en-US" w:eastAsia="zh-CN"/>
          </w:rPr>
          <w:delText>如权利要求3所述的轻量级空谱多模融合的目标检测及分割方法，其特征在于：所述空间特征与光谱特征的有机结合</w:delText>
        </w:r>
      </w:del>
      <w:del w:id="86" w:author="何壮" w:date="2026-03-13T11:06:46Z">
        <w:r>
          <w:rPr>
            <w:rFonts w:hint="default" w:ascii="宋体" w:hAnsi="宋体"/>
            <w:sz w:val="24"/>
            <w:szCs w:val="24"/>
            <w:lang w:val="en-US" w:eastAsia="zh-CN"/>
          </w:rPr>
          <w:delText>包括通过特征拼接或逐元素相加操作</w:delText>
        </w:r>
      </w:del>
      <w:del w:id="87" w:author="何壮" w:date="2026-03-13T11:06:46Z">
        <w:r>
          <w:rPr>
            <w:rFonts w:hint="eastAsia" w:ascii="宋体" w:hAnsi="宋体"/>
            <w:sz w:val="24"/>
            <w:szCs w:val="24"/>
            <w:lang w:val="en-US" w:eastAsia="zh-CN"/>
          </w:rPr>
          <w:delText>，将经空间分支提取的多尺度几何结构信息与经光谱分支挖掘的深层材质指纹信息在通道维度进行深度融合，构建包含“位置到材质”双重属性的联合特征张量，并利用跨域注意力机制，动态校准空间上下文对光谱判别的引导作用以及光谱一致性对空间边缘的约束能力，消除单一维度特征的歧义性，再通过后续的卷积层对该融合特征进行非线性映射，生成兼具高空间定位精度与高光谱区分度的鲁棒表示;</w:delText>
        </w:r>
      </w:del>
    </w:p>
    <w:p w14:paraId="67D6C151">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88" w:author="何壮" w:date="2026-03-13T11:06:46Z"/>
          <w:rFonts w:hint="eastAsia" w:ascii="宋体" w:hAnsi="宋体"/>
          <w:sz w:val="24"/>
          <w:szCs w:val="24"/>
          <w:lang w:val="en-US" w:eastAsia="zh-CN"/>
        </w:rPr>
      </w:pPr>
      <w:del w:id="89" w:author="何壮" w:date="2026-03-13T11:06:46Z">
        <w:r>
          <w:rPr>
            <w:rFonts w:hint="eastAsia" w:ascii="宋体" w:hAnsi="宋体"/>
            <w:sz w:val="24"/>
            <w:szCs w:val="24"/>
            <w:lang w:val="en-US" w:eastAsia="zh-CN"/>
          </w:rPr>
          <w:delText>所述跨域注意力机制是指一种能够打破单一模态特征隔离、实现空间域与光谱域信息动态交互的神经网络组件。</w:delText>
        </w:r>
      </w:del>
    </w:p>
    <w:p w14:paraId="6DCF0DE3">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90" w:author="何壮" w:date="2026-03-13T11:06:46Z"/>
          <w:rFonts w:hint="eastAsia" w:ascii="宋体" w:hAnsi="宋体"/>
          <w:sz w:val="24"/>
          <w:szCs w:val="24"/>
          <w:lang w:val="en-US" w:eastAsia="zh-CN"/>
        </w:rPr>
      </w:pPr>
      <w:del w:id="91" w:author="何壮" w:date="2026-03-13T11:06:46Z">
        <w:r>
          <w:rPr>
            <w:rFonts w:hint="eastAsia" w:ascii="宋体" w:hAnsi="宋体"/>
            <w:sz w:val="24"/>
            <w:szCs w:val="24"/>
            <w:lang w:val="en-US" w:eastAsia="zh-CN"/>
          </w:rPr>
          <w:delText>5.如权利要求4所述的轻量级空谱多模融合的目标检测及分割方法，其特征在于：所述互补信息自适应整合包括构建双流特征交互架构，分别量化空间分支中几何结构的不确定性与光谱分支中材质指纹的置信度，利用通道注意力或门控机制动态生成随输入内容变化的自适应权重图，并依据随输入内容变化的自适应权重图对空间细节与光谱本质进行像素级或特征级的加权融合，使模型在纹理丰富区域自动侧重空间线索，而在光谱特征显著区域优先依赖光谱信息，再通过数据驱动的动态平衡策略，抑制单一模态在复杂场景下的噪声干扰；</w:delText>
        </w:r>
      </w:del>
    </w:p>
    <w:p w14:paraId="4E0155D3">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92" w:author="何壮" w:date="2026-03-13T11:06:46Z"/>
          <w:rFonts w:hint="eastAsia" w:ascii="宋体" w:hAnsi="宋体"/>
          <w:sz w:val="24"/>
          <w:szCs w:val="24"/>
          <w:lang w:val="en-US" w:eastAsia="zh-CN"/>
        </w:rPr>
      </w:pPr>
      <w:del w:id="93" w:author="何壮" w:date="2026-03-13T11:06:46Z">
        <w:r>
          <w:rPr>
            <w:rFonts w:hint="eastAsia" w:ascii="宋体" w:hAnsi="宋体"/>
            <w:sz w:val="24"/>
            <w:szCs w:val="24"/>
            <w:lang w:val="en-US" w:eastAsia="zh-CN"/>
          </w:rPr>
          <w:delText>所述双流特征交互架构是指两条并行的特征提取支路，其中空间流支路专注于利用多尺度卷积捕获目标的几何形态、纹理细节及空间上下文关系，而光谱流支路则沿波段维度挖掘材料特有的连续光谱吸收指纹与反射特性。</w:delText>
        </w:r>
      </w:del>
    </w:p>
    <w:p w14:paraId="18C4BEC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del w:id="94" w:author="何壮" w:date="2026-03-13T11:06:46Z">
        <w:r>
          <w:rPr>
            <w:rFonts w:hint="eastAsia" w:ascii="宋体" w:hAnsi="宋体"/>
            <w:sz w:val="24"/>
            <w:szCs w:val="24"/>
            <w:lang w:val="en-US" w:eastAsia="zh-CN"/>
          </w:rPr>
          <w:delText>6</w:delText>
        </w:r>
      </w:del>
      <w:r>
        <w:rPr>
          <w:rFonts w:hint="eastAsia" w:ascii="宋体" w:hAnsi="宋体"/>
          <w:sz w:val="24"/>
          <w:szCs w:val="24"/>
          <w:lang w:val="en-US" w:eastAsia="zh-CN"/>
        </w:rPr>
        <w:t>.如权利要求</w:t>
      </w:r>
      <w:del w:id="95" w:author="何壮" w:date="2026-03-13T10:35:43Z">
        <w:r>
          <w:rPr>
            <w:rFonts w:hint="default" w:ascii="宋体" w:hAnsi="宋体"/>
            <w:sz w:val="24"/>
            <w:szCs w:val="24"/>
            <w:lang w:val="en-US" w:eastAsia="zh-CN"/>
          </w:rPr>
          <w:delText>5</w:delText>
        </w:r>
      </w:del>
      <w:ins w:id="96" w:author="何壮" w:date="2026-03-13T10:35:43Z">
        <w:r>
          <w:rPr>
            <w:rFonts w:hint="eastAsia" w:ascii="宋体" w:hAnsi="宋体"/>
            <w:sz w:val="24"/>
            <w:szCs w:val="24"/>
            <w:lang w:val="en-US" w:eastAsia="zh-CN"/>
          </w:rPr>
          <w:t>3</w:t>
        </w:r>
      </w:ins>
      <w:r>
        <w:rPr>
          <w:rFonts w:hint="eastAsia" w:ascii="宋体" w:hAnsi="宋体"/>
          <w:sz w:val="24"/>
          <w:szCs w:val="24"/>
          <w:lang w:val="en-US" w:eastAsia="zh-CN"/>
        </w:rPr>
        <w:t>所述的轻量级空谱多模融合的目标检测及分割方法，其特征在于：所述在空域采用最大池化和平均池化操作包括对输入特征图</w:t>
      </w:r>
      <w:del w:id="97" w:author="何壮" w:date="2026-03-13T10:35:13Z">
        <w:r>
          <w:rPr>
            <w:rFonts w:hint="eastAsia" w:ascii="宋体" w:hAnsi="宋体"/>
            <w:sz w:val="24"/>
            <w:szCs w:val="24"/>
            <w:lang w:val="en-US" w:eastAsia="zh-CN"/>
          </w:rPr>
          <w:delText>在空间维度上划分不重叠的局部窗口，</w:delText>
        </w:r>
      </w:del>
      <w:r>
        <w:rPr>
          <w:rFonts w:hint="eastAsia" w:ascii="宋体" w:hAnsi="宋体"/>
          <w:sz w:val="24"/>
          <w:szCs w:val="24"/>
          <w:lang w:val="en-US" w:eastAsia="zh-CN"/>
        </w:rPr>
        <w:t>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t>
      </w:r>
    </w:p>
    <w:p w14:paraId="6622A4B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所述在谱域采用1</w:t>
      </w:r>
      <w:del w:id="98" w:author="何壮" w:date="2026-03-13T10:35:30Z">
        <w:r>
          <w:rPr>
            <w:rFonts w:hint="default" w:ascii="宋体" w:hAnsi="宋体"/>
            <w:sz w:val="24"/>
            <w:szCs w:val="24"/>
            <w:lang w:val="en-US" w:eastAsia="zh-CN"/>
          </w:rPr>
          <w:delText>*</w:delText>
        </w:r>
      </w:del>
      <w:ins w:id="99" w:author="何壮" w:date="2026-03-13T10:35:31Z">
        <w:r>
          <w:rPr>
            <w:rFonts w:hint="eastAsia" w:ascii="宋体" w:hAnsi="宋体"/>
            <w:sz w:val="24"/>
            <w:szCs w:val="24"/>
            <w:lang w:val="en-US" w:eastAsia="zh-CN"/>
          </w:rPr>
          <w:t>×</w:t>
        </w:r>
      </w:ins>
      <w:r>
        <w:rPr>
          <w:rFonts w:hint="eastAsia" w:ascii="宋体" w:hAnsi="宋体"/>
          <w:sz w:val="24"/>
          <w:szCs w:val="24"/>
          <w:lang w:val="en-US" w:eastAsia="zh-CN"/>
        </w:rPr>
        <w:t>1卷积操作包括将高光谱数据立方体视为以波段数为通道深度的特征图，利用大小为1×1的卷积核在保持空间分辨率完全不变的前提下，沿光谱维度对所有波段的响应值进行线性加权组合与非线性变换。</w:t>
      </w:r>
    </w:p>
    <w:p w14:paraId="2AC20193">
      <w:pPr>
        <w:keepNext w:val="0"/>
        <w:keepLines w:val="0"/>
        <w:pageBreakBefore w:val="0"/>
        <w:widowControl w:val="0"/>
        <w:numPr>
          <w:ilvl w:val="-1"/>
          <w:numId w:val="0"/>
        </w:numPr>
        <w:shd w:val="clear" w:color="auto" w:fill="FFFFFF"/>
        <w:kinsoku/>
        <w:wordWrap/>
        <w:overflowPunct/>
        <w:topLinePunct w:val="0"/>
        <w:autoSpaceDE/>
        <w:autoSpaceDN/>
        <w:bidi w:val="0"/>
        <w:adjustRightInd/>
        <w:snapToGrid/>
        <w:ind w:firstLine="420" w:firstLineChars="0"/>
        <w:textAlignment w:val="auto"/>
        <w:rPr>
          <w:ins w:id="101" w:author="何壮" w:date="2026-03-13T11:29:30Z"/>
          <w:rFonts w:hint="eastAsia" w:ascii="宋体" w:hAnsi="宋体"/>
          <w:sz w:val="24"/>
          <w:szCs w:val="24"/>
          <w:lang w:val="en-US" w:eastAsia="zh-CN"/>
        </w:rPr>
        <w:pPrChange w:id="100" w:author="何壮" w:date="2026-03-13T11:07:01Z">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pPr>
        </w:pPrChange>
      </w:pPr>
      <w:ins w:id="102" w:author="何壮" w:date="2026-03-13T11:07:01Z">
        <w:r>
          <w:rPr>
            <w:rFonts w:hint="eastAsia" w:ascii="宋体" w:hAnsi="宋体"/>
            <w:sz w:val="24"/>
            <w:szCs w:val="24"/>
            <w:lang w:val="en-US" w:eastAsia="zh-CN"/>
          </w:rPr>
          <w:t>5.</w:t>
        </w:r>
      </w:ins>
      <w:del w:id="103" w:author="何壮" w:date="2026-03-13T11:06:38Z">
        <w:r>
          <w:rPr>
            <w:rFonts w:hint="eastAsia" w:ascii="宋体" w:hAnsi="宋体"/>
            <w:sz w:val="24"/>
            <w:szCs w:val="24"/>
            <w:lang w:val="en-US" w:eastAsia="zh-CN"/>
          </w:rPr>
          <w:delText>7.</w:delText>
        </w:r>
      </w:del>
      <w:r>
        <w:rPr>
          <w:rFonts w:hint="eastAsia" w:ascii="宋体" w:hAnsi="宋体"/>
          <w:sz w:val="24"/>
          <w:szCs w:val="24"/>
          <w:lang w:val="en-US" w:eastAsia="zh-CN"/>
        </w:rPr>
        <w:t>如权利要求</w:t>
      </w:r>
      <w:del w:id="104" w:author="何壮" w:date="2026-03-13T11:29:17Z">
        <w:r>
          <w:rPr>
            <w:rFonts w:hint="default" w:ascii="宋体" w:hAnsi="宋体"/>
            <w:sz w:val="24"/>
            <w:szCs w:val="24"/>
            <w:lang w:val="en-US" w:eastAsia="zh-CN"/>
          </w:rPr>
          <w:delText>6</w:delText>
        </w:r>
      </w:del>
      <w:ins w:id="105" w:author="何壮" w:date="2026-03-13T11:29:17Z">
        <w:r>
          <w:rPr>
            <w:rFonts w:hint="eastAsia" w:ascii="宋体" w:hAnsi="宋体"/>
            <w:sz w:val="24"/>
            <w:szCs w:val="24"/>
            <w:lang w:val="en-US" w:eastAsia="zh-CN"/>
          </w:rPr>
          <w:t>4</w:t>
        </w:r>
      </w:ins>
      <w:r>
        <w:rPr>
          <w:rFonts w:hint="eastAsia" w:ascii="宋体" w:hAnsi="宋体"/>
          <w:sz w:val="24"/>
          <w:szCs w:val="24"/>
          <w:lang w:val="en-US" w:eastAsia="zh-CN"/>
        </w:rPr>
        <w:t>所述的轻量级空谱多模融合的目标检测及分割方法，其特征在于：所述网络参数轻量化包括通过</w:t>
      </w:r>
      <w:del w:id="106" w:author="何壮" w:date="2026-03-13T10:37:04Z">
        <w:r>
          <w:rPr>
            <w:rFonts w:hint="default" w:ascii="宋体" w:hAnsi="宋体"/>
            <w:sz w:val="24"/>
            <w:szCs w:val="24"/>
            <w:lang w:val="en-US" w:eastAsia="zh-CN"/>
          </w:rPr>
          <w:delText>引入深度可分离卷积将标准卷积的空间滤波与通道融合解耦，</w:delText>
        </w:r>
      </w:del>
      <w:ins w:id="107" w:author="何壮" w:date="2026-03-13T10:37:05Z">
        <w:r>
          <w:rPr>
            <w:rFonts w:hint="eastAsia" w:ascii="宋体" w:hAnsi="宋体"/>
            <w:sz w:val="24"/>
            <w:szCs w:val="24"/>
            <w:lang w:val="en-US" w:eastAsia="zh-CN"/>
          </w:rPr>
          <w:t>将</w:t>
        </w:r>
      </w:ins>
      <w:ins w:id="108" w:author="何壮" w:date="2026-03-13T10:37:07Z">
        <w:r>
          <w:rPr>
            <w:rFonts w:hint="eastAsia" w:ascii="宋体" w:hAnsi="宋体"/>
            <w:sz w:val="24"/>
            <w:szCs w:val="24"/>
            <w:lang w:val="en-US" w:eastAsia="zh-CN"/>
          </w:rPr>
          <w:t>空谱</w:t>
        </w:r>
      </w:ins>
      <w:ins w:id="109" w:author="何壮" w:date="2026-03-13T10:37:08Z">
        <w:r>
          <w:rPr>
            <w:rFonts w:hint="eastAsia" w:ascii="宋体" w:hAnsi="宋体"/>
            <w:sz w:val="24"/>
            <w:szCs w:val="24"/>
            <w:lang w:val="en-US" w:eastAsia="zh-CN"/>
          </w:rPr>
          <w:t>特征</w:t>
        </w:r>
      </w:ins>
      <w:ins w:id="110" w:author="何壮" w:date="2026-03-13T10:37:09Z">
        <w:r>
          <w:rPr>
            <w:rFonts w:hint="eastAsia" w:ascii="宋体" w:hAnsi="宋体"/>
            <w:sz w:val="24"/>
            <w:szCs w:val="24"/>
            <w:lang w:val="en-US" w:eastAsia="zh-CN"/>
          </w:rPr>
          <w:t>提取</w:t>
        </w:r>
      </w:ins>
      <w:ins w:id="111" w:author="何壮" w:date="2026-03-13T10:37:12Z">
        <w:r>
          <w:rPr>
            <w:rFonts w:hint="eastAsia" w:ascii="宋体" w:hAnsi="宋体"/>
            <w:sz w:val="24"/>
            <w:szCs w:val="24"/>
            <w:lang w:val="en-US" w:eastAsia="zh-CN"/>
          </w:rPr>
          <w:t>过程</w:t>
        </w:r>
      </w:ins>
      <w:ins w:id="112" w:author="何壮" w:date="2026-03-13T10:37:17Z">
        <w:r>
          <w:rPr>
            <w:rFonts w:hint="eastAsia" w:ascii="宋体" w:hAnsi="宋体"/>
            <w:sz w:val="24"/>
            <w:szCs w:val="24"/>
            <w:lang w:val="en-US" w:eastAsia="zh-CN"/>
          </w:rPr>
          <w:t>分离，</w:t>
        </w:r>
      </w:ins>
      <w:ins w:id="113" w:author="何壮" w:date="2026-03-13T10:37:19Z">
        <w:r>
          <w:rPr>
            <w:rFonts w:hint="eastAsia" w:ascii="宋体" w:hAnsi="宋体"/>
            <w:sz w:val="24"/>
            <w:szCs w:val="24"/>
            <w:lang w:val="en-US" w:eastAsia="zh-CN"/>
          </w:rPr>
          <w:t>在</w:t>
        </w:r>
      </w:ins>
      <w:ins w:id="114" w:author="何壮" w:date="2026-03-13T10:37:21Z">
        <w:r>
          <w:rPr>
            <w:rFonts w:hint="eastAsia" w:ascii="宋体" w:hAnsi="宋体"/>
            <w:sz w:val="24"/>
            <w:szCs w:val="24"/>
            <w:lang w:val="en-US" w:eastAsia="zh-CN"/>
          </w:rPr>
          <w:t>空间</w:t>
        </w:r>
      </w:ins>
      <w:ins w:id="115" w:author="何壮" w:date="2026-03-13T10:37:24Z">
        <w:r>
          <w:rPr>
            <w:rFonts w:hint="eastAsia" w:ascii="宋体" w:hAnsi="宋体"/>
            <w:sz w:val="24"/>
            <w:szCs w:val="24"/>
            <w:lang w:val="en-US" w:eastAsia="zh-CN"/>
          </w:rPr>
          <w:t>特征</w:t>
        </w:r>
      </w:ins>
      <w:ins w:id="116" w:author="何壮" w:date="2026-03-13T10:37:26Z">
        <w:r>
          <w:rPr>
            <w:rFonts w:hint="eastAsia" w:ascii="宋体" w:hAnsi="宋体"/>
            <w:sz w:val="24"/>
            <w:szCs w:val="24"/>
            <w:lang w:val="en-US" w:eastAsia="zh-CN"/>
          </w:rPr>
          <w:t>提取</w:t>
        </w:r>
      </w:ins>
      <w:ins w:id="117" w:author="何壮" w:date="2026-03-13T10:37:30Z">
        <w:r>
          <w:rPr>
            <w:rFonts w:hint="eastAsia" w:ascii="宋体" w:hAnsi="宋体"/>
            <w:sz w:val="24"/>
            <w:szCs w:val="24"/>
            <w:lang w:val="en-US" w:eastAsia="zh-CN"/>
          </w:rPr>
          <w:t>过程中</w:t>
        </w:r>
      </w:ins>
      <w:ins w:id="118" w:author="何壮" w:date="2026-03-13T10:37:32Z">
        <w:r>
          <w:rPr>
            <w:rFonts w:hint="eastAsia" w:ascii="宋体" w:hAnsi="宋体"/>
            <w:sz w:val="24"/>
            <w:szCs w:val="24"/>
            <w:lang w:val="en-US" w:eastAsia="zh-CN"/>
          </w:rPr>
          <w:t>压缩</w:t>
        </w:r>
      </w:ins>
      <w:ins w:id="119" w:author="何壮" w:date="2026-03-13T10:37:33Z">
        <w:r>
          <w:rPr>
            <w:rFonts w:hint="eastAsia" w:ascii="宋体" w:hAnsi="宋体"/>
            <w:sz w:val="24"/>
            <w:szCs w:val="24"/>
            <w:lang w:val="en-US" w:eastAsia="zh-CN"/>
          </w:rPr>
          <w:t>维度</w:t>
        </w:r>
      </w:ins>
      <w:ins w:id="120" w:author="何壮" w:date="2026-03-13T10:37:34Z">
        <w:r>
          <w:rPr>
            <w:rFonts w:hint="eastAsia" w:ascii="宋体" w:hAnsi="宋体"/>
            <w:sz w:val="24"/>
            <w:szCs w:val="24"/>
            <w:lang w:val="en-US" w:eastAsia="zh-CN"/>
          </w:rPr>
          <w:t>信息</w:t>
        </w:r>
      </w:ins>
      <w:ins w:id="121" w:author="何壮" w:date="2026-03-13T10:37:36Z">
        <w:r>
          <w:rPr>
            <w:rFonts w:hint="eastAsia" w:ascii="宋体" w:hAnsi="宋体"/>
            <w:sz w:val="24"/>
            <w:szCs w:val="24"/>
            <w:lang w:val="en-US" w:eastAsia="zh-CN"/>
          </w:rPr>
          <w:t>以</w:t>
        </w:r>
      </w:ins>
      <w:r>
        <w:rPr>
          <w:rFonts w:hint="eastAsia" w:ascii="宋体" w:hAnsi="宋体"/>
          <w:sz w:val="24"/>
          <w:szCs w:val="24"/>
          <w:lang w:val="en-US" w:eastAsia="zh-CN"/>
        </w:rPr>
        <w:t>减少冗余计算量，</w:t>
      </w:r>
      <w:ins w:id="122" w:author="何壮" w:date="2026-03-13T10:37:40Z">
        <w:r>
          <w:rPr>
            <w:rFonts w:hint="eastAsia" w:ascii="宋体" w:hAnsi="宋体"/>
            <w:sz w:val="24"/>
            <w:szCs w:val="24"/>
            <w:lang w:val="en-US" w:eastAsia="zh-CN"/>
          </w:rPr>
          <w:t>在</w:t>
        </w:r>
      </w:ins>
      <w:ins w:id="123" w:author="何壮" w:date="2026-03-13T10:37:44Z">
        <w:r>
          <w:rPr>
            <w:rFonts w:hint="eastAsia" w:ascii="宋体" w:hAnsi="宋体"/>
            <w:sz w:val="24"/>
            <w:szCs w:val="24"/>
            <w:lang w:val="en-US" w:eastAsia="zh-CN"/>
          </w:rPr>
          <w:t>光谱</w:t>
        </w:r>
      </w:ins>
      <w:ins w:id="124" w:author="何壮" w:date="2026-03-13T10:37:45Z">
        <w:r>
          <w:rPr>
            <w:rFonts w:hint="eastAsia" w:ascii="宋体" w:hAnsi="宋体"/>
            <w:sz w:val="24"/>
            <w:szCs w:val="24"/>
            <w:lang w:val="en-US" w:eastAsia="zh-CN"/>
          </w:rPr>
          <w:t>特</w:t>
        </w:r>
      </w:ins>
      <w:ins w:id="125" w:author="何壮" w:date="2026-03-13T10:37:52Z">
        <w:r>
          <w:rPr>
            <w:rFonts w:hint="eastAsia" w:ascii="宋体" w:hAnsi="宋体"/>
            <w:sz w:val="24"/>
            <w:szCs w:val="24"/>
            <w:lang w:val="en-US" w:eastAsia="zh-CN"/>
          </w:rPr>
          <w:t>征</w:t>
        </w:r>
      </w:ins>
      <w:ins w:id="126" w:author="何壮" w:date="2026-03-13T10:37:53Z">
        <w:r>
          <w:rPr>
            <w:rFonts w:hint="eastAsia" w:ascii="宋体" w:hAnsi="宋体"/>
            <w:sz w:val="24"/>
            <w:szCs w:val="24"/>
            <w:lang w:val="en-US" w:eastAsia="zh-CN"/>
          </w:rPr>
          <w:t>提取</w:t>
        </w:r>
      </w:ins>
      <w:ins w:id="127" w:author="何壮" w:date="2026-03-13T10:37:54Z">
        <w:r>
          <w:rPr>
            <w:rFonts w:hint="eastAsia" w:ascii="宋体" w:hAnsi="宋体"/>
            <w:sz w:val="24"/>
            <w:szCs w:val="24"/>
            <w:lang w:val="en-US" w:eastAsia="zh-CN"/>
          </w:rPr>
          <w:t>过程</w:t>
        </w:r>
      </w:ins>
      <w:ins w:id="128" w:author="何壮" w:date="2026-03-13T10:37:55Z">
        <w:r>
          <w:rPr>
            <w:rFonts w:hint="eastAsia" w:ascii="宋体" w:hAnsi="宋体"/>
            <w:sz w:val="24"/>
            <w:szCs w:val="24"/>
            <w:lang w:val="en-US" w:eastAsia="zh-CN"/>
          </w:rPr>
          <w:t>中</w:t>
        </w:r>
      </w:ins>
      <w:del w:id="129" w:author="何壮" w:date="2026-03-13T10:38:02Z">
        <w:r>
          <w:rPr>
            <w:rFonts w:hint="eastAsia" w:ascii="宋体" w:hAnsi="宋体"/>
            <w:sz w:val="24"/>
            <w:szCs w:val="24"/>
            <w:lang w:val="en-US" w:eastAsia="zh-CN"/>
          </w:rPr>
          <w:delText>采</w:delText>
        </w:r>
      </w:del>
      <w:del w:id="130" w:author="何壮" w:date="2026-03-13T10:38:01Z">
        <w:r>
          <w:rPr>
            <w:rFonts w:hint="eastAsia" w:ascii="宋体" w:hAnsi="宋体"/>
            <w:sz w:val="24"/>
            <w:szCs w:val="24"/>
            <w:lang w:val="en-US" w:eastAsia="zh-CN"/>
          </w:rPr>
          <w:delText>用</w:delText>
        </w:r>
      </w:del>
      <w:del w:id="131" w:author="何壮" w:date="2026-03-13T10:37:59Z">
        <w:r>
          <w:rPr>
            <w:rFonts w:hint="eastAsia" w:ascii="宋体" w:hAnsi="宋体"/>
            <w:sz w:val="24"/>
            <w:szCs w:val="24"/>
            <w:lang w:val="en-US" w:eastAsia="zh-CN"/>
          </w:rPr>
          <w:delText>瓶颈结构</w:delText>
        </w:r>
      </w:del>
      <w:r>
        <w:rPr>
          <w:rFonts w:hint="eastAsia" w:ascii="宋体" w:hAnsi="宋体"/>
          <w:sz w:val="24"/>
          <w:szCs w:val="24"/>
          <w:lang w:val="en-US" w:eastAsia="zh-CN"/>
        </w:rPr>
        <w:t>利用1×1卷积</w:t>
      </w:r>
      <w:ins w:id="132" w:author="何壮" w:date="2026-03-13T10:38:22Z">
        <w:r>
          <w:rPr>
            <w:rFonts w:hint="eastAsia" w:ascii="宋体" w:hAnsi="宋体"/>
            <w:sz w:val="24"/>
            <w:szCs w:val="24"/>
            <w:lang w:val="en-US" w:eastAsia="zh-CN"/>
          </w:rPr>
          <w:t>减少</w:t>
        </w:r>
      </w:ins>
      <w:ins w:id="133" w:author="何壮" w:date="2026-03-13T10:38:26Z">
        <w:r>
          <w:rPr>
            <w:rFonts w:hint="eastAsia" w:ascii="宋体" w:hAnsi="宋体"/>
            <w:sz w:val="24"/>
            <w:szCs w:val="24"/>
            <w:lang w:val="en-US" w:eastAsia="zh-CN"/>
          </w:rPr>
          <w:t>大尺度</w:t>
        </w:r>
      </w:ins>
      <w:ins w:id="134" w:author="何壮" w:date="2026-03-13T10:38:27Z">
        <w:r>
          <w:rPr>
            <w:rFonts w:hint="eastAsia" w:ascii="宋体" w:hAnsi="宋体"/>
            <w:sz w:val="24"/>
            <w:szCs w:val="24"/>
            <w:lang w:val="en-US" w:eastAsia="zh-CN"/>
          </w:rPr>
          <w:t>卷积</w:t>
        </w:r>
      </w:ins>
      <w:ins w:id="135" w:author="何壮" w:date="2026-03-13T10:38:28Z">
        <w:r>
          <w:rPr>
            <w:rFonts w:hint="eastAsia" w:ascii="宋体" w:hAnsi="宋体"/>
            <w:sz w:val="24"/>
            <w:szCs w:val="24"/>
            <w:lang w:val="en-US" w:eastAsia="zh-CN"/>
          </w:rPr>
          <w:t>核</w:t>
        </w:r>
      </w:ins>
      <w:ins w:id="136" w:author="何壮" w:date="2026-03-13T10:38:30Z">
        <w:r>
          <w:rPr>
            <w:rFonts w:hint="eastAsia" w:ascii="宋体" w:hAnsi="宋体"/>
            <w:sz w:val="24"/>
            <w:szCs w:val="24"/>
            <w:lang w:val="en-US" w:eastAsia="zh-CN"/>
          </w:rPr>
          <w:t>带来的</w:t>
        </w:r>
      </w:ins>
      <w:ins w:id="137" w:author="何壮" w:date="2026-03-13T10:38:41Z">
        <w:r>
          <w:rPr>
            <w:rFonts w:hint="eastAsia" w:ascii="宋体" w:hAnsi="宋体"/>
            <w:sz w:val="24"/>
            <w:szCs w:val="24"/>
            <w:lang w:val="en-US" w:eastAsia="zh-CN"/>
          </w:rPr>
          <w:t>复杂</w:t>
        </w:r>
      </w:ins>
      <w:ins w:id="138" w:author="何壮" w:date="2026-03-13T10:38:42Z">
        <w:r>
          <w:rPr>
            <w:rFonts w:hint="eastAsia" w:ascii="宋体" w:hAnsi="宋体"/>
            <w:sz w:val="24"/>
            <w:szCs w:val="24"/>
            <w:lang w:val="en-US" w:eastAsia="zh-CN"/>
          </w:rPr>
          <w:t>运算</w:t>
        </w:r>
      </w:ins>
      <w:ins w:id="139" w:author="何壮" w:date="2026-03-13T13:13:05Z">
        <w:r>
          <w:rPr>
            <w:rFonts w:hint="eastAsia" w:ascii="宋体" w:hAnsi="宋体"/>
            <w:sz w:val="24"/>
            <w:szCs w:val="24"/>
            <w:lang w:val="en-US" w:eastAsia="zh-CN"/>
          </w:rPr>
          <w:t>，</w:t>
        </w:r>
      </w:ins>
      <w:ins w:id="140" w:author="何壮" w:date="2026-03-13T13:13:06Z">
        <w:r>
          <w:rPr>
            <w:rFonts w:hint="eastAsia" w:ascii="宋体" w:hAnsi="宋体"/>
            <w:sz w:val="24"/>
            <w:szCs w:val="24"/>
            <w:lang w:val="en-US" w:eastAsia="zh-CN"/>
          </w:rPr>
          <w:t>从而</w:t>
        </w:r>
      </w:ins>
      <w:ins w:id="141" w:author="何壮" w:date="2026-03-13T13:13:07Z">
        <w:r>
          <w:rPr>
            <w:rFonts w:hint="eastAsia" w:ascii="宋体" w:hAnsi="宋体"/>
            <w:sz w:val="24"/>
            <w:szCs w:val="24"/>
            <w:lang w:val="en-US" w:eastAsia="zh-CN"/>
          </w:rPr>
          <w:t>实现</w:t>
        </w:r>
      </w:ins>
      <w:ins w:id="142" w:author="何壮" w:date="2026-03-13T13:13:09Z">
        <w:r>
          <w:rPr>
            <w:rFonts w:hint="eastAsia" w:ascii="宋体" w:hAnsi="宋体"/>
            <w:sz w:val="24"/>
            <w:szCs w:val="24"/>
            <w:lang w:val="en-US" w:eastAsia="zh-CN"/>
          </w:rPr>
          <w:t>网络</w:t>
        </w:r>
      </w:ins>
      <w:ins w:id="143" w:author="何壮" w:date="2026-03-13T13:13:10Z">
        <w:r>
          <w:rPr>
            <w:rFonts w:hint="eastAsia" w:ascii="宋体" w:hAnsi="宋体"/>
            <w:sz w:val="24"/>
            <w:szCs w:val="24"/>
            <w:lang w:val="en-US" w:eastAsia="zh-CN"/>
          </w:rPr>
          <w:t>参数的</w:t>
        </w:r>
      </w:ins>
      <w:ins w:id="144" w:author="何壮" w:date="2026-03-13T13:13:12Z">
        <w:r>
          <w:rPr>
            <w:rFonts w:hint="eastAsia" w:ascii="宋体" w:hAnsi="宋体"/>
            <w:sz w:val="24"/>
            <w:szCs w:val="24"/>
            <w:lang w:val="en-US" w:eastAsia="zh-CN"/>
          </w:rPr>
          <w:t>轻量化</w:t>
        </w:r>
      </w:ins>
      <w:del w:id="145" w:author="何壮" w:date="2026-03-13T10:38:48Z">
        <w:r>
          <w:rPr>
            <w:rFonts w:hint="eastAsia" w:ascii="宋体" w:hAnsi="宋体"/>
            <w:sz w:val="24"/>
            <w:szCs w:val="24"/>
            <w:lang w:val="en-US" w:eastAsia="zh-CN"/>
          </w:rPr>
          <w:delText>在深层网络中先降维再升维，压缩中间特征图的通道数，结合通道剪枝技术剔除对输出贡献微弱的冗余滤波器，并应用低秩分解将大尺寸卷积核分解为多个小矩阵的级联，再利用权重量化将高精度浮点参数映射为低比特整数表示</w:delText>
        </w:r>
      </w:del>
      <w:r>
        <w:rPr>
          <w:rFonts w:hint="eastAsia" w:ascii="宋体" w:hAnsi="宋体"/>
          <w:sz w:val="24"/>
          <w:szCs w:val="24"/>
          <w:lang w:val="en-US" w:eastAsia="zh-CN"/>
        </w:rPr>
        <w:t>；</w:t>
      </w:r>
    </w:p>
    <w:p w14:paraId="5D1F2C4A">
      <w:pPr>
        <w:keepNext w:val="0"/>
        <w:keepLines w:val="0"/>
        <w:pageBreakBefore w:val="0"/>
        <w:widowControl w:val="0"/>
        <w:numPr>
          <w:ilvl w:val="-1"/>
          <w:numId w:val="0"/>
        </w:numPr>
        <w:shd w:val="clear" w:color="auto" w:fill="FFFFFF"/>
        <w:kinsoku/>
        <w:wordWrap/>
        <w:overflowPunct/>
        <w:topLinePunct w:val="0"/>
        <w:autoSpaceDE/>
        <w:autoSpaceDN/>
        <w:bidi w:val="0"/>
        <w:adjustRightInd/>
        <w:snapToGrid/>
        <w:ind w:firstLine="420" w:firstLineChars="0"/>
        <w:textAlignment w:val="auto"/>
        <w:rPr>
          <w:ins w:id="147" w:author="何壮" w:date="2026-03-13T11:30:00Z"/>
          <w:rFonts w:hint="eastAsia" w:ascii="宋体" w:hAnsi="宋体" w:cs="Calibri"/>
          <w:sz w:val="24"/>
          <w:szCs w:val="24"/>
          <w:lang w:val="en-US" w:eastAsia="zh-CN"/>
        </w:rPr>
        <w:pPrChange w:id="146" w:author="何壮" w:date="2026-03-13T11:07:01Z">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pPr>
        </w:pPrChange>
      </w:pPr>
      <w:ins w:id="148" w:author="何壮" w:date="2026-03-13T11:29:32Z">
        <w:r>
          <w:rPr>
            <w:rFonts w:hint="eastAsia" w:ascii="宋体" w:hAnsi="宋体"/>
            <w:sz w:val="24"/>
            <w:szCs w:val="24"/>
            <w:lang w:val="en-US" w:eastAsia="zh-CN"/>
          </w:rPr>
          <w:t>6.</w:t>
        </w:r>
      </w:ins>
      <w:ins w:id="149" w:author="何壮" w:date="2026-03-13T11:29:49Z">
        <w:r>
          <w:rPr>
            <w:rFonts w:hint="eastAsia" w:ascii="宋体" w:hAnsi="宋体"/>
            <w:sz w:val="24"/>
            <w:szCs w:val="24"/>
            <w:lang w:val="en-US" w:eastAsia="zh-CN"/>
          </w:rPr>
          <w:t>如权利要求</w:t>
        </w:r>
      </w:ins>
      <w:ins w:id="150" w:author="何壮" w:date="2026-03-13T11:29:51Z">
        <w:r>
          <w:rPr>
            <w:rFonts w:hint="eastAsia" w:ascii="宋体" w:hAnsi="宋体"/>
            <w:sz w:val="24"/>
            <w:szCs w:val="24"/>
            <w:lang w:val="en-US" w:eastAsia="zh-CN"/>
          </w:rPr>
          <w:t>1</w:t>
        </w:r>
      </w:ins>
      <w:ins w:id="151" w:author="何壮" w:date="2026-03-13T11:29:49Z">
        <w:r>
          <w:rPr>
            <w:rFonts w:hint="eastAsia" w:ascii="宋体" w:hAnsi="宋体"/>
            <w:sz w:val="24"/>
            <w:szCs w:val="24"/>
            <w:lang w:val="en-US" w:eastAsia="zh-CN"/>
          </w:rPr>
          <w:t>所述的轻量级空谱多模融合的目标检测及分割方法，其特征在于：所述</w:t>
        </w:r>
      </w:ins>
      <w:ins w:id="152" w:author="何壮" w:date="2026-03-13T11:29:45Z">
        <w:r>
          <w:rPr>
            <w:rFonts w:hint="eastAsia" w:ascii="宋体" w:hAnsi="宋体" w:cs="Calibri"/>
            <w:sz w:val="24"/>
            <w:szCs w:val="24"/>
            <w:lang w:val="en-US" w:eastAsia="zh-CN"/>
          </w:rPr>
          <w:t>在空间特征提取过程中采用空间自注意力机制，</w:t>
        </w:r>
      </w:ins>
      <w:ins w:id="153" w:author="何壮" w:date="2026-03-13T13:08:29Z">
        <w:r>
          <w:rPr>
            <w:rFonts w:hint="eastAsia" w:ascii="宋体" w:hAnsi="宋体" w:eastAsia="宋体" w:cs="Times New Roman"/>
            <w:color w:val="000000"/>
            <w:sz w:val="24"/>
            <w:lang w:val="en-US" w:eastAsia="zh-CN"/>
          </w:rPr>
          <w:t>通过自适应为目标区域分配更高权重、为背景噪声分配更低权重，实现判别性空间信息的自适应提取</w:t>
        </w:r>
      </w:ins>
      <w:ins w:id="154" w:author="何壮" w:date="2026-03-13T11:29:45Z">
        <w:r>
          <w:rPr>
            <w:rFonts w:hint="eastAsia" w:ascii="宋体" w:hAnsi="宋体" w:cs="Calibri"/>
            <w:sz w:val="24"/>
            <w:szCs w:val="24"/>
            <w:lang w:val="en-US" w:eastAsia="zh-CN"/>
          </w:rPr>
          <w:t>；</w:t>
        </w:r>
      </w:ins>
    </w:p>
    <w:p w14:paraId="4F7C86B7">
      <w:pPr>
        <w:keepNext w:val="0"/>
        <w:keepLines w:val="0"/>
        <w:pageBreakBefore w:val="0"/>
        <w:widowControl/>
        <w:shd w:val="clear"/>
        <w:kinsoku/>
        <w:wordWrap/>
        <w:overflowPunct/>
        <w:topLinePunct w:val="0"/>
        <w:autoSpaceDE/>
        <w:autoSpaceDN/>
        <w:bidi w:val="0"/>
        <w:adjustRightInd/>
        <w:snapToGrid/>
        <w:spacing w:line="480" w:lineRule="exact"/>
        <w:ind w:firstLine="480" w:firstLineChars="200"/>
        <w:textAlignment w:val="auto"/>
        <w:outlineLvl w:val="0"/>
        <w:rPr>
          <w:ins w:id="156" w:author="何壮" w:date="2026-03-13T11:06:38Z"/>
          <w:rFonts w:hint="default" w:ascii="宋体" w:hAnsi="宋体"/>
          <w:sz w:val="24"/>
          <w:szCs w:val="24"/>
          <w:lang w:val="en-US" w:eastAsia="zh-CN"/>
        </w:rPr>
        <w:pPrChange w:id="155" w:author="何壮" w:date="2026-03-13T13:08:06Z">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pPr>
        </w:pPrChange>
      </w:pPr>
      <w:ins w:id="157" w:author="何壮" w:date="2026-03-13T11:30:03Z">
        <w:r>
          <w:rPr>
            <w:rFonts w:hint="eastAsia" w:ascii="宋体" w:hAnsi="宋体" w:cs="Calibri"/>
            <w:sz w:val="24"/>
            <w:szCs w:val="24"/>
            <w:lang w:val="en-US" w:eastAsia="zh-CN"/>
          </w:rPr>
          <w:t>所述</w:t>
        </w:r>
      </w:ins>
      <w:ins w:id="158" w:author="何壮" w:date="2026-03-13T11:29:45Z">
        <w:r>
          <w:rPr>
            <w:rFonts w:hint="eastAsia" w:ascii="宋体" w:hAnsi="宋体" w:cs="Calibri"/>
            <w:sz w:val="24"/>
            <w:szCs w:val="24"/>
            <w:lang w:val="en-US" w:eastAsia="zh-CN"/>
          </w:rPr>
          <w:t>在光谱特征提取过程中采用通道注意力机制，</w:t>
        </w:r>
      </w:ins>
      <w:ins w:id="159" w:author="何壮" w:date="2026-03-13T13:07:52Z">
        <w:r>
          <w:rPr>
            <w:rFonts w:hint="eastAsia" w:ascii="宋体" w:hAnsi="宋体" w:eastAsia="宋体" w:cs="Times New Roman"/>
            <w:color w:val="000000"/>
            <w:sz w:val="24"/>
            <w:lang w:val="en-US" w:eastAsia="zh-CN"/>
          </w:rPr>
          <w:t>通过分析通道间的相关性，计算各光谱通道的重要性权重，再借助深度学习自适应增强判别性通道的贡献、抑制噪声通道的干扰</w:t>
        </w:r>
      </w:ins>
      <w:ins w:id="160" w:author="何壮" w:date="2026-03-13T13:08:04Z">
        <w:r>
          <w:rPr>
            <w:rFonts w:hint="eastAsia" w:ascii="宋体" w:hAnsi="宋体" w:cs="Times New Roman"/>
            <w:color w:val="000000"/>
            <w:sz w:val="24"/>
            <w:lang w:val="en-US" w:eastAsia="zh-CN"/>
          </w:rPr>
          <w:t>，</w:t>
        </w:r>
      </w:ins>
      <w:ins w:id="161" w:author="何壮" w:date="2026-03-13T13:07:52Z">
        <w:r>
          <w:rPr>
            <w:rFonts w:hint="eastAsia" w:ascii="宋体" w:hAnsi="宋体" w:eastAsia="宋体" w:cs="Times New Roman"/>
            <w:color w:val="000000"/>
            <w:sz w:val="24"/>
            <w:lang w:val="en-US" w:eastAsia="zh-CN"/>
          </w:rPr>
          <w:t>确保分支聚焦于目标的固有光谱属性，进一步提升了光谱特征的鲁棒性。</w:t>
        </w:r>
      </w:ins>
    </w:p>
    <w:p w14:paraId="14AE9919">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Change w:id="162" w:author="何壮" w:date="2026-03-13T11:06:42Z">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pPr>
        </w:pPrChange>
      </w:pPr>
      <w:ins w:id="163" w:author="何壮" w:date="2026-03-13T11:30:41Z">
        <w:r>
          <w:rPr>
            <w:rFonts w:hint="eastAsia" w:ascii="宋体" w:hAnsi="宋体"/>
            <w:sz w:val="24"/>
            <w:szCs w:val="24"/>
            <w:lang w:val="en-US" w:eastAsia="zh-CN"/>
          </w:rPr>
          <w:t>7</w:t>
        </w:r>
      </w:ins>
      <w:ins w:id="164" w:author="何壮" w:date="2026-03-13T11:07:04Z">
        <w:r>
          <w:rPr>
            <w:rFonts w:hint="eastAsia" w:ascii="宋体" w:hAnsi="宋体"/>
            <w:sz w:val="24"/>
            <w:szCs w:val="24"/>
            <w:lang w:val="en-US" w:eastAsia="zh-CN"/>
          </w:rPr>
          <w:t>.</w:t>
        </w:r>
      </w:ins>
      <w:ins w:id="165" w:author="何壮" w:date="2026-03-13T11:06:39Z">
        <w:r>
          <w:rPr>
            <w:rFonts w:hint="eastAsia" w:ascii="宋体" w:hAnsi="宋体"/>
            <w:sz w:val="24"/>
            <w:szCs w:val="24"/>
            <w:lang w:val="en-US" w:eastAsia="zh-CN"/>
          </w:rPr>
          <w:t>如权利要求</w:t>
        </w:r>
      </w:ins>
      <w:ins w:id="166" w:author="何壮" w:date="2026-03-13T11:25:21Z">
        <w:r>
          <w:rPr>
            <w:rFonts w:hint="eastAsia" w:ascii="宋体" w:hAnsi="宋体"/>
            <w:sz w:val="24"/>
            <w:szCs w:val="24"/>
            <w:lang w:val="en-US" w:eastAsia="zh-CN"/>
          </w:rPr>
          <w:t>1</w:t>
        </w:r>
      </w:ins>
      <w:ins w:id="167" w:author="何壮" w:date="2026-03-13T11:06:39Z">
        <w:r>
          <w:rPr>
            <w:rFonts w:hint="eastAsia" w:ascii="宋体" w:hAnsi="宋体"/>
            <w:sz w:val="24"/>
            <w:szCs w:val="24"/>
            <w:lang w:val="en-US" w:eastAsia="zh-CN"/>
          </w:rPr>
          <w:t>所述的轻量级空谱多模融合的目标检测及分割方法，其特征在于：所述空间特征与光谱特征的有机结合为基于级联注意力机制的融合方法，</w:t>
        </w:r>
      </w:ins>
      <w:ins w:id="168" w:author="何壮" w:date="2026-03-13T11:06:39Z">
        <w:r>
          <w:rPr>
            <w:rFonts w:hint="eastAsia" w:ascii="宋体" w:hAnsi="宋体" w:eastAsia="宋体" w:cs="Times New Roman"/>
            <w:color w:val="000000"/>
            <w:sz w:val="24"/>
            <w:lang w:val="en-US" w:eastAsia="zh-CN"/>
          </w:rPr>
          <w:t>将空间分支与光谱分支的输出沿通道维度拼接，形成包含两类模态信息的组合特征张量。然后将拼接后的张量施加通道注意力模块，基于输入的数据来学习各通道的重要性，增强高判别性通道的权重，弱化无关通道。接着通过空间注意力模块对空间平面加权，来突出目标区域并抑制背景干扰，确保融合过程聚焦于有意义的目标区域，避免了特征的简单叠加，实现了互补信息的自适应整合。最后，融合特征经两层连续1×1卷积处理生成最终的检测及分割结果。</w:t>
        </w:r>
      </w:ins>
    </w:p>
    <w:p w14:paraId="6EB3A5B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69" w:author="何壮" w:date="2026-03-13T10:41:01Z"/>
          <w:rFonts w:hint="eastAsia" w:ascii="宋体" w:hAnsi="宋体"/>
          <w:sz w:val="24"/>
          <w:szCs w:val="24"/>
          <w:lang w:val="en-US" w:eastAsia="zh-CN"/>
        </w:rPr>
      </w:pPr>
      <w:del w:id="170" w:author="何壮" w:date="2026-03-13T10:41:01Z">
        <w:r>
          <w:rPr>
            <w:rFonts w:hint="eastAsia" w:ascii="宋体" w:hAnsi="宋体"/>
            <w:sz w:val="24"/>
            <w:szCs w:val="24"/>
            <w:lang w:val="en-US" w:eastAsia="zh-CN"/>
          </w:rPr>
          <w:delText>所述通道剪枝技术是指一种通过评估卷积层中各个输出通道的重要性，识别并移除对模型最终预测贡献微弱或冗余的通道，从而直接缩减网络宽度、降低参数量与计算复杂度的结构化模型压缩方法。</w:delText>
        </w:r>
      </w:del>
    </w:p>
    <w:p w14:paraId="0153F64A">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71" w:author="何壮" w:date="2026-03-13T10:41:01Z"/>
          <w:rFonts w:hint="eastAsia" w:ascii="宋体" w:hAnsi="宋体" w:eastAsia="宋体" w:cs="Times New Roman"/>
          <w:sz w:val="24"/>
          <w:szCs w:val="24"/>
          <w:lang w:val="en-US" w:eastAsia="zh-CN"/>
        </w:rPr>
      </w:pPr>
      <w:del w:id="172" w:author="何壮" w:date="2026-03-13T10:41:01Z">
        <w:r>
          <w:rPr>
            <w:rFonts w:hint="eastAsia" w:ascii="宋体" w:hAnsi="宋体" w:eastAsia="宋体" w:cs="Times New Roman"/>
            <w:sz w:val="24"/>
            <w:szCs w:val="24"/>
            <w:lang w:val="en-US" w:eastAsia="zh-CN"/>
          </w:rPr>
          <w:delText>8.一种轻量级空谱多模融合的目标检测及分割系统，基于权利要求1~7任一所述的基于物联网的多源电网信息融合方法，其特征在于：包括，</w:delText>
        </w:r>
      </w:del>
    </w:p>
    <w:p w14:paraId="61A731B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73" w:author="何壮" w:date="2026-03-13T10:41:01Z"/>
          <w:rFonts w:hint="eastAsia" w:ascii="宋体" w:hAnsi="宋体" w:eastAsia="宋体" w:cs="Times New Roman"/>
          <w:sz w:val="24"/>
          <w:szCs w:val="24"/>
          <w:lang w:val="en-US" w:eastAsia="zh-CN"/>
        </w:rPr>
      </w:pPr>
      <w:del w:id="174" w:author="何壮" w:date="2026-03-13T10:41:01Z">
        <w:r>
          <w:rPr>
            <w:rFonts w:hint="eastAsia" w:ascii="宋体" w:hAnsi="宋体" w:eastAsia="宋体" w:cs="Times New Roman"/>
            <w:sz w:val="24"/>
            <w:szCs w:val="24"/>
            <w:lang w:val="en-US" w:eastAsia="zh-CN"/>
          </w:rPr>
          <w:delText>空间形状特征提取分支模块，其通过在不同维度作用不同尺度和方向的卷积核，将图像空间特性和光谱特性进行分离；</w:delText>
        </w:r>
      </w:del>
    </w:p>
    <w:p w14:paraId="36D62268">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75" w:author="何壮" w:date="2026-03-13T10:41:01Z"/>
          <w:rFonts w:hint="eastAsia" w:ascii="宋体" w:hAnsi="宋体" w:eastAsia="宋体" w:cs="Times New Roman"/>
          <w:sz w:val="24"/>
          <w:szCs w:val="24"/>
          <w:lang w:val="en-US" w:eastAsia="zh-CN"/>
        </w:rPr>
      </w:pPr>
      <w:del w:id="176" w:author="何壮" w:date="2026-03-13T10:41:01Z">
        <w:r>
          <w:rPr>
            <w:rFonts w:hint="eastAsia" w:ascii="宋体" w:hAnsi="宋体" w:eastAsia="宋体" w:cs="Times New Roman"/>
            <w:sz w:val="24"/>
            <w:szCs w:val="24"/>
            <w:lang w:val="en-US" w:eastAsia="zh-CN"/>
          </w:rPr>
          <w:delText>基于注意力的特征融合模块，其通过空间特征与光谱特征的有机结合，将互补信息自适应整合；</w:delText>
        </w:r>
      </w:del>
    </w:p>
    <w:p w14:paraId="7EA832E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77" w:author="何壮" w:date="2026-03-13T10:41:01Z"/>
          <w:rFonts w:hint="eastAsia" w:ascii="宋体" w:hAnsi="宋体" w:eastAsia="宋体" w:cs="Times New Roman"/>
          <w:sz w:val="24"/>
          <w:szCs w:val="24"/>
          <w:lang w:val="en-US" w:eastAsia="zh-CN"/>
        </w:rPr>
      </w:pPr>
      <w:del w:id="178" w:author="何壮" w:date="2026-03-13T10:41:01Z">
        <w:r>
          <w:rPr>
            <w:rFonts w:hint="eastAsia" w:ascii="宋体" w:hAnsi="宋体" w:eastAsia="宋体" w:cs="Times New Roman"/>
            <w:sz w:val="24"/>
            <w:szCs w:val="24"/>
            <w:lang w:val="en-US" w:eastAsia="zh-CN"/>
          </w:rPr>
          <w:delText>光谱特征提取分支模块，其通过在空域采用最大池化和平均池化操作，在谱域采用1*1卷积操作，将网络参数轻量化。</w:delText>
        </w:r>
      </w:del>
    </w:p>
    <w:p w14:paraId="5B6EC3E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79" w:author="何壮" w:date="2026-03-13T10:41:01Z"/>
          <w:rFonts w:hint="eastAsia" w:ascii="宋体" w:hAnsi="宋体" w:eastAsia="宋体" w:cs="Times New Roman"/>
          <w:sz w:val="24"/>
          <w:szCs w:val="24"/>
          <w:lang w:val="en-US" w:eastAsia="zh-CN"/>
        </w:rPr>
      </w:pPr>
      <w:del w:id="180" w:author="何壮" w:date="2026-03-13T10:41:01Z">
        <w:r>
          <w:rPr>
            <w:rFonts w:hint="eastAsia" w:ascii="宋体" w:hAnsi="宋体" w:eastAsia="宋体" w:cs="Times New Roman"/>
            <w:sz w:val="24"/>
            <w:szCs w:val="24"/>
            <w:lang w:val="en-US" w:eastAsia="zh-CN"/>
          </w:rPr>
          <w:delText>9.一种计算机设备，包括存储器和处理器，所述存储器存储有计算机程序，其特征在于：所述处理器执行所述计算机程序时实现权利要求1~7任一所述的轻量级空谱多模融合的目标检测及分割方法的步骤。</w:delText>
        </w:r>
      </w:del>
    </w:p>
    <w:p w14:paraId="2B771851">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del w:id="181" w:author="何壮" w:date="2026-03-13T10:41:01Z"/>
          <w:rFonts w:hint="eastAsia" w:ascii="宋体" w:hAnsi="宋体" w:eastAsia="宋体" w:cs="Times New Roman"/>
          <w:sz w:val="24"/>
          <w:szCs w:val="24"/>
          <w:lang w:val="en-US" w:eastAsia="zh-CN"/>
        </w:rPr>
        <w:sectPr>
          <w:headerReference r:id="rId9" w:type="default"/>
          <w:footerReference r:id="rId10" w:type="default"/>
          <w:pgSz w:w="11906" w:h="16838"/>
          <w:pgMar w:top="1440" w:right="1797" w:bottom="1440" w:left="1797" w:header="851" w:footer="992" w:gutter="0"/>
          <w:pgNumType w:start="1"/>
          <w:cols w:space="720" w:num="1"/>
          <w:docGrid w:type="linesAndChars" w:linePitch="312" w:charSpace="0"/>
        </w:sectPr>
      </w:pPr>
      <w:del w:id="182" w:author="何壮" w:date="2026-03-13T10:41:01Z">
        <w:r>
          <w:rPr>
            <w:rFonts w:hint="eastAsia" w:ascii="宋体" w:hAnsi="宋体" w:eastAsia="宋体" w:cs="Times New Roman"/>
            <w:sz w:val="24"/>
            <w:szCs w:val="24"/>
            <w:lang w:val="en-US" w:eastAsia="zh-CN"/>
          </w:rPr>
          <w:delText>10.一种计算机可读存储介质，其上存储有计算机程序，其特征在于：所述计算机程序被处理器执行时实现权利要求1~7任一所述的轻量级空谱多模融合的目标检测及分割方法的步骤。</w:delText>
        </w:r>
      </w:del>
    </w:p>
    <w:p w14:paraId="6512BC67">
      <w:pPr>
        <w:jc w:val="center"/>
        <w:rPr>
          <w:rFonts w:hint="default" w:ascii="宋体" w:hAnsi="宋体"/>
          <w:b/>
          <w:bCs/>
          <w:sz w:val="24"/>
          <w:szCs w:val="24"/>
          <w:lang w:val="en-US" w:eastAsia="zh-CN"/>
        </w:rPr>
      </w:pPr>
      <w:r>
        <w:rPr>
          <w:rFonts w:hint="eastAsia" w:ascii="宋体" w:hAnsi="宋体"/>
          <w:b/>
          <w:bCs/>
          <w:sz w:val="24"/>
          <w:szCs w:val="24"/>
          <w:lang w:val="en-US" w:eastAsia="zh-CN"/>
        </w:rPr>
        <w:t>一种轻量级空谱多模融合的目标检测及分割方法</w:t>
      </w:r>
    </w:p>
    <w:p w14:paraId="7135941D">
      <w:pPr>
        <w:jc w:val="left"/>
        <w:rPr>
          <w:rFonts w:hint="eastAsia" w:ascii="宋体" w:hAnsi="宋体"/>
          <w:b/>
          <w:bCs/>
          <w:sz w:val="24"/>
          <w:szCs w:val="24"/>
          <w:lang w:val="en-US" w:eastAsia="zh-CN"/>
        </w:rPr>
      </w:pPr>
      <w:r>
        <w:rPr>
          <w:rFonts w:hint="eastAsia" w:ascii="宋体" w:hAnsi="宋体"/>
          <w:b/>
          <w:bCs/>
          <w:sz w:val="24"/>
          <w:szCs w:val="24"/>
          <w:lang w:val="en-US" w:eastAsia="zh-CN"/>
        </w:rPr>
        <w:t>技术领域</w:t>
      </w:r>
    </w:p>
    <w:p w14:paraId="435E9F3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本发明涉及计算机视觉与遥感图像处理交叉技术领域，特别是一种轻量级空谱多模融合的目标检测及分割方法。</w:t>
      </w:r>
    </w:p>
    <w:p w14:paraId="0587E41B">
      <w:pPr>
        <w:jc w:val="left"/>
        <w:rPr>
          <w:rFonts w:hint="eastAsia" w:ascii="宋体" w:hAnsi="宋体"/>
          <w:b/>
          <w:bCs/>
          <w:sz w:val="24"/>
          <w:szCs w:val="24"/>
          <w:lang w:val="en-US" w:eastAsia="zh-CN"/>
        </w:rPr>
      </w:pPr>
      <w:r>
        <w:rPr>
          <w:rFonts w:hint="eastAsia" w:ascii="宋体" w:hAnsi="宋体"/>
          <w:b/>
          <w:bCs/>
          <w:sz w:val="24"/>
          <w:szCs w:val="24"/>
          <w:lang w:val="en-US" w:eastAsia="zh-CN"/>
        </w:rPr>
        <w:t>背景技术</w:t>
      </w:r>
    </w:p>
    <w:p w14:paraId="17E0BF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目标检测及分割是计算机视觉的核心基础任务，已深度融入安防监控、智能汽车及机器人等关键领域，成为人工智能应用的重要支柱。该任务旨在从图像或视频中精准定位并检测及分割特定目标，为智能化系统提供关键感知能力。当前，主流技术依赖深度卷积神经网络，通过多层卷积操作逐步提取目标的边缘、纹理和形状等空间特性，进而构建层次化特征表示，从而高效实现关键特征提取与目标分类。</w:t>
      </w:r>
    </w:p>
    <w:p w14:paraId="6016EBC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现有</w:t>
      </w:r>
      <w:r>
        <w:rPr>
          <w:rFonts w:hint="eastAsia" w:ascii="宋体" w:hAnsi="宋体"/>
          <w:sz w:val="24"/>
          <w:szCs w:val="24"/>
          <w:lang w:eastAsia="zh-CN"/>
        </w:rPr>
        <w:t>的</w:t>
      </w:r>
      <w:r>
        <w:rPr>
          <w:rFonts w:hint="eastAsia" w:ascii="宋体" w:hAnsi="宋体"/>
          <w:sz w:val="24"/>
          <w:szCs w:val="24"/>
          <w:lang w:val="en-US" w:eastAsia="zh-CN"/>
        </w:rPr>
        <w:t>目标</w:t>
      </w:r>
      <w:r>
        <w:rPr>
          <w:rFonts w:hint="eastAsia" w:ascii="宋体" w:hAnsi="宋体"/>
          <w:sz w:val="24"/>
          <w:szCs w:val="24"/>
          <w:lang w:eastAsia="zh-CN"/>
        </w:rPr>
        <w:t>检测及分割</w:t>
      </w:r>
      <w:r>
        <w:rPr>
          <w:rFonts w:hint="eastAsia" w:ascii="宋体" w:hAnsi="宋体"/>
          <w:sz w:val="24"/>
          <w:szCs w:val="24"/>
          <w:lang w:val="en-US" w:eastAsia="zh-CN"/>
        </w:rPr>
        <w:t>方法高度</w:t>
      </w:r>
      <w:r>
        <w:rPr>
          <w:rFonts w:hint="eastAsia" w:ascii="宋体" w:hAnsi="宋体"/>
          <w:sz w:val="24"/>
          <w:szCs w:val="24"/>
          <w:lang w:eastAsia="zh-CN"/>
        </w:rPr>
        <w:t>依赖于目标的空间结构特性，容易受到遮挡形变等问题的影响，在复杂多变的现实应用场景下，极易产生误检测及分割。</w:t>
      </w:r>
      <w:r>
        <w:rPr>
          <w:rFonts w:hint="eastAsia" w:ascii="宋体" w:hAnsi="宋体"/>
          <w:sz w:val="24"/>
          <w:szCs w:val="24"/>
          <w:lang w:val="en-US" w:eastAsia="zh-CN"/>
        </w:rPr>
        <w:t>而且</w:t>
      </w:r>
      <w:r>
        <w:rPr>
          <w:rFonts w:hint="eastAsia" w:ascii="宋体" w:hAnsi="宋体"/>
          <w:sz w:val="24"/>
          <w:szCs w:val="24"/>
          <w:lang w:eastAsia="zh-CN"/>
        </w:rPr>
        <w:t>对于无固定表观的目标，如纸板、金属、衣物等，依据现有的空间维度的卷积网络，难以实现鲁棒的特征提取，在检测中常常与其他类别发生混淆。</w:t>
      </w:r>
      <w:r>
        <w:rPr>
          <w:rFonts w:hint="eastAsia" w:ascii="宋体" w:hAnsi="宋体"/>
          <w:sz w:val="24"/>
          <w:szCs w:val="24"/>
          <w:lang w:val="en-US" w:eastAsia="zh-CN"/>
        </w:rPr>
        <w:t>此外，当前的目标检测及分割方法高度依赖于深层卷积，参数量大、运算复杂，布置要求高且难以实现实时运算，极大的限制了算法的落地布置</w:t>
      </w:r>
      <w:r>
        <w:rPr>
          <w:rFonts w:hint="eastAsia" w:ascii="宋体" w:hAnsi="宋体"/>
          <w:sz w:val="24"/>
          <w:szCs w:val="24"/>
          <w:lang w:eastAsia="zh-CN"/>
        </w:rPr>
        <w:t>。</w:t>
      </w:r>
    </w:p>
    <w:p w14:paraId="55550B7E">
      <w:pPr>
        <w:jc w:val="left"/>
        <w:rPr>
          <w:rFonts w:ascii="宋体" w:hAnsi="宋体"/>
          <w:sz w:val="24"/>
          <w:szCs w:val="24"/>
        </w:rPr>
      </w:pPr>
      <w:r>
        <w:rPr>
          <w:rFonts w:hint="eastAsia" w:ascii="宋体" w:hAnsi="宋体"/>
          <w:b/>
          <w:bCs/>
          <w:sz w:val="24"/>
          <w:szCs w:val="24"/>
          <w:lang w:val="en-US" w:eastAsia="zh-CN"/>
        </w:rPr>
        <w:t>发明内容</w:t>
      </w:r>
    </w:p>
    <w:p w14:paraId="24D7DB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183" w:author="何壮" w:date="2026-03-13T10:42:22Z"/>
          <w:rFonts w:hint="eastAsia" w:ascii="宋体" w:hAnsi="宋体"/>
          <w:sz w:val="24"/>
          <w:szCs w:val="24"/>
          <w:lang w:val="en-US" w:eastAsia="zh-CN"/>
        </w:rPr>
      </w:pPr>
      <w:del w:id="184" w:author="何壮" w:date="2026-03-13T10:42:22Z">
        <w:r>
          <w:rPr>
            <w:rFonts w:hint="eastAsia" w:ascii="宋体" w:hAnsi="宋体"/>
            <w:sz w:val="24"/>
            <w:szCs w:val="24"/>
            <w:lang w:val="en-US" w:eastAsia="zh-CN"/>
          </w:rPr>
          <w:delText>鉴于现有的轻量级空谱多模融合的目标检测及分割方法中存在的问题，提出了本发明。</w:delText>
        </w:r>
      </w:del>
    </w:p>
    <w:p w14:paraId="298983F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ins w:id="185" w:author="何壮" w:date="2026-03-13T10:42:22Z"/>
          <w:rFonts w:hint="eastAsia" w:ascii="宋体" w:hAnsi="宋体"/>
          <w:sz w:val="24"/>
          <w:szCs w:val="24"/>
          <w:lang w:val="en-US" w:eastAsia="zh-CN"/>
        </w:rPr>
      </w:pPr>
      <w:del w:id="186" w:author="何壮" w:date="2026-03-13T10:42:22Z">
        <w:r>
          <w:rPr>
            <w:rFonts w:hint="eastAsia" w:ascii="宋体" w:hAnsi="宋体"/>
            <w:sz w:val="24"/>
            <w:szCs w:val="24"/>
            <w:lang w:val="en-US" w:eastAsia="zh-CN"/>
          </w:rPr>
          <w:delText>因此，</w:delText>
        </w:r>
      </w:del>
    </w:p>
    <w:p w14:paraId="6E02AE2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所要解决的问题在于现有的目标检测及分割方法过度依赖空间结构特征，难以应对遮挡、形变及无固定表观目标，易导致误检与类别混淆，鲁棒性差。同时，现有方法依赖深层卷积，参数量大、运算复杂，对硬件要求高且难以实时运行，严重限制了算法在资源受限场景下的落地部署。</w:t>
      </w:r>
    </w:p>
    <w:p w14:paraId="00D7F3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为解决上述技术问题，本发明提供如下技术方案：</w:t>
      </w:r>
    </w:p>
    <w:p w14:paraId="6036F094">
      <w:pPr>
        <w:ind w:firstLine="480" w:firstLineChars="200"/>
        <w:rPr>
          <w:ins w:id="187" w:author="何壮" w:date="2026-03-13T13:10:04Z"/>
          <w:rFonts w:hint="eastAsia" w:ascii="宋体" w:hAnsi="宋体" w:eastAsia="宋体" w:cs="Calibri"/>
          <w:sz w:val="24"/>
          <w:szCs w:val="24"/>
          <w:lang w:val="en-US" w:eastAsia="zh-CN"/>
        </w:rPr>
      </w:pPr>
      <w:r>
        <w:rPr>
          <w:rFonts w:hint="eastAsia" w:ascii="宋体" w:hAnsi="宋体"/>
          <w:sz w:val="24"/>
          <w:szCs w:val="24"/>
          <w:lang w:val="en-US" w:eastAsia="zh-CN"/>
        </w:rPr>
        <w:t>第一方面，本发明实施例提供了一种轻量级空谱多模融合的目标检测及分割方法，其包括，通过在不同维度作用不同尺度和方向的卷积核，</w:t>
      </w:r>
      <w:ins w:id="188" w:author="何壮" w:date="2026-03-13T13:10:04Z">
        <w:r>
          <w:rPr>
            <w:rFonts w:hint="eastAsia" w:ascii="宋体" w:hAnsi="宋体" w:eastAsia="宋体" w:cs="Calibri"/>
            <w:sz w:val="24"/>
            <w:szCs w:val="24"/>
            <w:lang w:val="en-US" w:eastAsia="zh-CN"/>
          </w:rPr>
          <w:t>通过在空域采用最大池化和平均池化操作，在谱域采用1*1卷积操作，将图像空间特性和光谱特性进行分离</w:t>
        </w:r>
      </w:ins>
      <w:ins w:id="189" w:author="何壮" w:date="2026-03-13T13:10:04Z">
        <w:r>
          <w:rPr>
            <w:rFonts w:hint="eastAsia" w:ascii="宋体" w:hAnsi="宋体" w:cs="Calibri"/>
            <w:sz w:val="24"/>
            <w:szCs w:val="24"/>
            <w:lang w:val="en-US" w:eastAsia="zh-CN"/>
          </w:rPr>
          <w:t>的同时，实现</w:t>
        </w:r>
      </w:ins>
      <w:ins w:id="190" w:author="何壮" w:date="2026-03-13T13:10:04Z">
        <w:r>
          <w:rPr>
            <w:rFonts w:hint="eastAsia" w:ascii="宋体" w:hAnsi="宋体" w:eastAsia="宋体" w:cs="Calibri"/>
            <w:sz w:val="24"/>
            <w:szCs w:val="24"/>
            <w:lang w:val="en-US" w:eastAsia="zh-CN"/>
          </w:rPr>
          <w:t>网络参数轻量化</w:t>
        </w:r>
      </w:ins>
      <w:ins w:id="191" w:author="何壮" w:date="2026-03-13T13:10:04Z">
        <w:r>
          <w:rPr>
            <w:rFonts w:hint="eastAsia" w:ascii="宋体" w:hAnsi="宋体" w:cs="Calibri"/>
            <w:sz w:val="24"/>
            <w:szCs w:val="24"/>
            <w:lang w:val="en-US" w:eastAsia="zh-CN"/>
          </w:rPr>
          <w:t>；</w:t>
        </w:r>
      </w:ins>
    </w:p>
    <w:p w14:paraId="6C81E6C9">
      <w:pPr>
        <w:ind w:firstLine="480" w:firstLineChars="200"/>
        <w:rPr>
          <w:ins w:id="192" w:author="何壮" w:date="2026-03-13T13:10:04Z"/>
          <w:rFonts w:hint="default" w:ascii="宋体" w:hAnsi="宋体" w:eastAsia="宋体" w:cs="Calibri"/>
          <w:sz w:val="24"/>
          <w:szCs w:val="24"/>
          <w:lang w:val="en-US" w:eastAsia="zh-CN"/>
        </w:rPr>
      </w:pPr>
      <w:ins w:id="193" w:author="何壮" w:date="2026-03-13T13:10:04Z">
        <w:r>
          <w:rPr>
            <w:rFonts w:hint="eastAsia" w:ascii="宋体" w:hAnsi="宋体" w:cs="Calibri"/>
            <w:sz w:val="24"/>
            <w:szCs w:val="24"/>
            <w:lang w:val="en-US" w:eastAsia="zh-CN"/>
          </w:rPr>
          <w:t>通过在空间特征提取过程中采用空间自注意力机制，以提升对显著纹理信息的提取；在光谱特征提取过程中采用通道注意力机制，以自适应的学习关键波段信息；</w:t>
        </w:r>
      </w:ins>
    </w:p>
    <w:p w14:paraId="658399D5">
      <w:pPr>
        <w:ind w:firstLine="480" w:firstLineChars="200"/>
        <w:rPr>
          <w:ins w:id="194" w:author="何壮" w:date="2026-03-13T13:10:04Z"/>
          <w:rFonts w:ascii="宋体" w:hAnsi="宋体"/>
          <w:sz w:val="24"/>
        </w:rPr>
      </w:pPr>
      <w:ins w:id="195" w:author="何壮" w:date="2026-03-13T13:10:04Z">
        <w:r>
          <w:rPr>
            <w:rFonts w:hint="eastAsia" w:ascii="宋体" w:hAnsi="宋体" w:eastAsia="宋体" w:cs="Calibri"/>
            <w:sz w:val="24"/>
            <w:szCs w:val="24"/>
            <w:lang w:val="en-US" w:eastAsia="zh-CN"/>
          </w:rPr>
          <w:t>通过空间特征与光谱特征的有机结合，</w:t>
        </w:r>
      </w:ins>
      <w:ins w:id="196" w:author="何壮" w:date="2026-03-13T13:10:04Z">
        <w:r>
          <w:rPr>
            <w:rFonts w:hint="eastAsia" w:ascii="宋体" w:hAnsi="宋体" w:cs="Calibri"/>
            <w:sz w:val="24"/>
            <w:szCs w:val="24"/>
            <w:lang w:val="en-US" w:eastAsia="zh-CN"/>
          </w:rPr>
          <w:t>实现基于空谱联合特征的目标检测及分割</w:t>
        </w:r>
      </w:ins>
      <w:ins w:id="197" w:author="何壮" w:date="2026-03-13T13:10:04Z">
        <w:r>
          <w:rPr>
            <w:rFonts w:hint="eastAsia" w:ascii="宋体" w:hAnsi="宋体" w:eastAsia="宋体" w:cs="Calibri"/>
            <w:sz w:val="24"/>
            <w:szCs w:val="24"/>
            <w:lang w:val="en-US" w:eastAsia="zh-CN"/>
          </w:rPr>
          <w:t>；</w:t>
        </w:r>
      </w:ins>
    </w:p>
    <w:p w14:paraId="1C14F88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198" w:author="何壮" w:date="2026-03-13T13:10:04Z"/>
          <w:rFonts w:hint="eastAsia" w:ascii="宋体" w:hAnsi="宋体"/>
          <w:sz w:val="24"/>
          <w:szCs w:val="24"/>
          <w:lang w:val="en-US" w:eastAsia="zh-CN"/>
        </w:rPr>
      </w:pPr>
      <w:del w:id="199" w:author="何壮" w:date="2026-03-13T13:10:04Z">
        <w:r>
          <w:rPr>
            <w:rFonts w:hint="eastAsia" w:ascii="宋体" w:hAnsi="宋体"/>
            <w:sz w:val="24"/>
            <w:szCs w:val="24"/>
            <w:lang w:val="en-US" w:eastAsia="zh-CN"/>
          </w:rPr>
          <w:delText>将图像空间特性和光谱特性进行分离；</w:delText>
        </w:r>
      </w:del>
    </w:p>
    <w:p w14:paraId="7B319B8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00" w:author="何壮" w:date="2026-03-13T13:10:04Z"/>
          <w:rFonts w:hint="eastAsia" w:ascii="宋体" w:hAnsi="宋体"/>
          <w:sz w:val="24"/>
          <w:szCs w:val="24"/>
          <w:lang w:val="en-US" w:eastAsia="zh-CN"/>
        </w:rPr>
      </w:pPr>
      <w:del w:id="201" w:author="何壮" w:date="2026-03-13T13:10:04Z">
        <w:r>
          <w:rPr>
            <w:rFonts w:hint="eastAsia" w:ascii="宋体" w:hAnsi="宋体"/>
            <w:sz w:val="24"/>
            <w:szCs w:val="24"/>
            <w:lang w:val="en-US" w:eastAsia="zh-CN"/>
          </w:rPr>
          <w:delText>通过空间特征与光谱特征的有机结合，将互补信息自适应整合；</w:delText>
        </w:r>
      </w:del>
    </w:p>
    <w:p w14:paraId="275F875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del w:id="202" w:author="何壮" w:date="2026-03-13T13:10:04Z">
        <w:r>
          <w:rPr>
            <w:rFonts w:hint="eastAsia" w:ascii="宋体" w:hAnsi="宋体"/>
            <w:sz w:val="24"/>
            <w:szCs w:val="24"/>
            <w:lang w:val="en-US" w:eastAsia="zh-CN"/>
          </w:rPr>
          <w:delText>通过在空域采用最大池化和平均池化操作，在谱域采用1</w:delText>
        </w:r>
      </w:del>
      <w:del w:id="203" w:author="何壮" w:date="2026-03-13T13:10:04Z">
        <w:r>
          <w:rPr>
            <w:rFonts w:hint="default" w:ascii="宋体" w:hAnsi="宋体"/>
            <w:sz w:val="24"/>
            <w:szCs w:val="24"/>
            <w:lang w:val="en-US" w:eastAsia="zh-CN"/>
          </w:rPr>
          <w:delText>*</w:delText>
        </w:r>
      </w:del>
      <w:del w:id="204" w:author="何壮" w:date="2026-03-13T13:10:04Z">
        <w:r>
          <w:rPr>
            <w:rFonts w:hint="eastAsia" w:ascii="宋体" w:hAnsi="宋体"/>
            <w:sz w:val="24"/>
            <w:szCs w:val="24"/>
            <w:lang w:val="en-US" w:eastAsia="zh-CN"/>
          </w:rPr>
          <w:delText>1卷积操作，将网络参数轻量化。</w:delText>
        </w:r>
      </w:del>
    </w:p>
    <w:p w14:paraId="645901C0">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ins w:id="205" w:author="何壮" w:date="2026-03-13T13:11:20Z"/>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w:t>
      </w:r>
      <w:ins w:id="206" w:author="何壮" w:date="2026-03-13T13:11:20Z">
        <w:r>
          <w:rPr>
            <w:rFonts w:hint="eastAsia" w:ascii="宋体" w:hAnsi="宋体"/>
            <w:sz w:val="24"/>
            <w:szCs w:val="24"/>
            <w:lang w:val="en-US" w:eastAsia="zh-CN"/>
          </w:rPr>
          <w:t>所述在不同维度作用不同尺度和方向的卷积核包括：在空间维度，部署级联的空间维度的二维卷积核以自适应捕获从微观纹理到宏观轮廓的多尺度几何结构；在光谱维度，部署级联的沿通道维度的一维卷积核，挖掘材料光谱维度特征，如吸收峰与反射谷等深层光谱指纹。</w:t>
        </w:r>
      </w:ins>
    </w:p>
    <w:p w14:paraId="07B672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07" w:author="何壮" w:date="2026-03-13T13:11:20Z"/>
          <w:rFonts w:hint="eastAsia" w:ascii="宋体" w:hAnsi="宋体"/>
          <w:sz w:val="24"/>
          <w:szCs w:val="24"/>
          <w:lang w:val="en-US" w:eastAsia="zh-CN"/>
        </w:rPr>
      </w:pPr>
      <w:del w:id="208" w:author="何壮" w:date="2026-03-13T13:11:20Z">
        <w:r>
          <w:rPr>
            <w:rFonts w:hint="eastAsia" w:ascii="宋体" w:hAnsi="宋体"/>
            <w:sz w:val="24"/>
            <w:szCs w:val="24"/>
            <w:lang w:val="en-US" w:eastAsia="zh-CN"/>
          </w:rPr>
          <w:delText>所述在不同维度作用不同尺度和方向的卷积核包括在空间维度，部署多组具有不同感受野的二维卷积核以自适应捕获从微观纹理到宏观轮廓的多尺度几何结构，同时引入定向卷积算子以增强对特定朝向边缘、线性结构及形变目标的敏感度；</w:delText>
        </w:r>
      </w:del>
    </w:p>
    <w:p w14:paraId="216B4285">
      <w:pPr>
        <w:keepNext w:val="0"/>
        <w:keepLines w:val="0"/>
        <w:pageBreakBefore w:val="0"/>
        <w:widowControl w:val="0"/>
        <w:shd w:val="clear" w:color="auto" w:fill="FFFFFF"/>
        <w:kinsoku/>
        <w:wordWrap/>
        <w:overflowPunct/>
        <w:topLinePunct w:val="0"/>
        <w:autoSpaceDE/>
        <w:autoSpaceDN/>
        <w:bidi w:val="0"/>
        <w:adjustRightInd/>
        <w:snapToGrid/>
        <w:ind w:firstLine="0" w:firstLineChars="0"/>
        <w:textAlignment w:val="auto"/>
        <w:rPr>
          <w:ins w:id="210" w:author="何壮" w:date="2026-03-13T13:09:24Z"/>
          <w:rFonts w:hint="eastAsia" w:ascii="宋体" w:hAnsi="宋体"/>
          <w:sz w:val="24"/>
          <w:szCs w:val="24"/>
          <w:lang w:val="en-US" w:eastAsia="zh-CN"/>
        </w:rPr>
        <w:pPrChange w:id="209" w:author="何壮" w:date="2026-03-13T13:11:28Z">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pPr>
        </w:pPrChange>
      </w:pPr>
    </w:p>
    <w:p w14:paraId="7A864A9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11" w:author="何壮" w:date="2026-03-13T13:09:24Z"/>
          <w:rFonts w:hint="eastAsia" w:ascii="宋体" w:hAnsi="宋体"/>
          <w:sz w:val="24"/>
          <w:szCs w:val="24"/>
          <w:lang w:val="en-US" w:eastAsia="zh-CN"/>
        </w:rPr>
      </w:pPr>
      <w:del w:id="212" w:author="何壮" w:date="2026-03-13T13:09:24Z">
        <w:r>
          <w:rPr>
            <w:rFonts w:hint="eastAsia" w:ascii="宋体" w:hAnsi="宋体"/>
            <w:sz w:val="24"/>
            <w:szCs w:val="24"/>
            <w:lang w:val="en-US" w:eastAsia="zh-CN"/>
          </w:rPr>
          <w:delText>在光谱维度，沿通道轴施加不同长度的一维卷积核，通过挖掘材料在不同波段区间内连续变化的吸收峰与反射谷等深层光谱指纹。</w:delText>
        </w:r>
      </w:del>
    </w:p>
    <w:p w14:paraId="0FE47F9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图像空间特性和光谱特性进行分离包括在空间分支中，通过对输入数据执行通道维度的平均池化与最大池化操作，将多通道光谱信息压缩为</w:t>
      </w:r>
      <w:del w:id="213" w:author="何壮" w:date="2026-03-13T13:11:59Z">
        <w:r>
          <w:rPr>
            <w:rFonts w:hint="eastAsia" w:ascii="宋体" w:hAnsi="宋体"/>
            <w:sz w:val="24"/>
            <w:szCs w:val="24"/>
            <w:lang w:val="en-US" w:eastAsia="zh-CN"/>
          </w:rPr>
          <w:delText>单通道</w:delText>
        </w:r>
      </w:del>
      <w:r>
        <w:rPr>
          <w:rFonts w:hint="eastAsia" w:ascii="宋体" w:hAnsi="宋体"/>
          <w:sz w:val="24"/>
          <w:szCs w:val="24"/>
          <w:lang w:val="en-US" w:eastAsia="zh-CN"/>
        </w:rPr>
        <w:t>二维特征图，从而剔除光谱维度干扰以纯粹提取空间结构形状，同时在光谱分支中，严格采用仅在通道维度进行运算的1×1卷积核，在不涉及任何空间邻域像素的前提下逐层提取材料的光谱指纹信息，并通过不同维度算子的正交作用，完成空间上下文信息与光谱本质信息的解耦。</w:t>
      </w:r>
    </w:p>
    <w:p w14:paraId="245D8D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14" w:author="何壮" w:date="2026-03-13T13:13:45Z"/>
          <w:rFonts w:hint="eastAsia" w:ascii="宋体" w:hAnsi="宋体"/>
          <w:sz w:val="24"/>
          <w:szCs w:val="24"/>
          <w:lang w:val="en-US" w:eastAsia="zh-CN"/>
        </w:rPr>
      </w:pPr>
      <w:del w:id="215" w:author="何壮" w:date="2026-03-13T13:13:45Z">
        <w:r>
          <w:rPr>
            <w:rFonts w:hint="eastAsia" w:ascii="宋体" w:hAnsi="宋体"/>
            <w:sz w:val="24"/>
            <w:szCs w:val="24"/>
            <w:lang w:val="en-US" w:eastAsia="zh-CN"/>
          </w:rPr>
          <w:delText>作为本发明所述轻量级空谱多模融合的目标检测及分割方法的一种优选方案，其中：所述空间特征与光谱特征的有机结合包括通过特征拼接或逐元素相加操作，将经空间分支提取的多尺度几何结构信息与经光谱分支挖掘的深层材质指纹信息在通道维度进行深度融合，构建包含“位置到材质”双重属性的联合特征张量，并利用跨域注意力机制，动态校准空间上下文对光谱判别的引导作用以及光谱一致性对空间边缘的约束能力，消除单一维度特征的歧义性，再通过后续的卷积层对该融合特征进行非线性映射，生成兼具高空间定位精度与高光谱区分度的鲁棒表示;</w:delText>
        </w:r>
      </w:del>
    </w:p>
    <w:p w14:paraId="1FE00C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16" w:author="何壮" w:date="2026-03-13T13:13:45Z"/>
          <w:rFonts w:hint="eastAsia" w:ascii="宋体" w:hAnsi="宋体"/>
          <w:sz w:val="24"/>
          <w:szCs w:val="24"/>
          <w:lang w:val="en-US" w:eastAsia="zh-CN"/>
        </w:rPr>
      </w:pPr>
      <w:del w:id="217" w:author="何壮" w:date="2026-03-13T13:13:45Z">
        <w:r>
          <w:rPr>
            <w:rFonts w:hint="eastAsia" w:ascii="宋体" w:hAnsi="宋体"/>
            <w:sz w:val="24"/>
            <w:szCs w:val="24"/>
            <w:lang w:val="en-US" w:eastAsia="zh-CN"/>
          </w:rPr>
          <w:delText>所述跨域注意力机制是指一种能够打破单一模态特征隔离、实现空间域与光谱域信息动态交互的神经网络组件。</w:delText>
        </w:r>
      </w:del>
    </w:p>
    <w:p w14:paraId="4E2941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18" w:author="何壮" w:date="2026-03-13T13:13:45Z"/>
          <w:rFonts w:hint="eastAsia" w:ascii="宋体" w:hAnsi="宋体"/>
          <w:sz w:val="24"/>
          <w:szCs w:val="24"/>
          <w:lang w:val="en-US" w:eastAsia="zh-CN"/>
        </w:rPr>
      </w:pPr>
      <w:del w:id="219" w:author="何壮" w:date="2026-03-13T13:13:45Z">
        <w:r>
          <w:rPr>
            <w:rFonts w:hint="eastAsia" w:ascii="宋体" w:hAnsi="宋体"/>
            <w:sz w:val="24"/>
            <w:szCs w:val="24"/>
            <w:lang w:val="en-US" w:eastAsia="zh-CN"/>
          </w:rPr>
          <w:delText>作为本发明所述轻量级空谱多模融合的目标检测及分割方法的一种优选方案，其中：所述互补信息自适应整合包括构建双流特征交互架构，分别量化空间分支中几何结构的不确定性与光谱分支中材质指纹的置信度，利用通道注意力或门控机制动态生成随输入内容变化的自适应权重图，并依据随输入内容变化的自适应权重图对空间细节与光谱本质进行像素级或特征级的加权融合，使模型在纹理丰富区域自动侧重空间线索，而在光谱特征显著区域优先依赖光谱信息，再通过数据驱动的动态平衡策略，抑制单一模态在复杂场景下的噪声干扰；</w:delText>
        </w:r>
      </w:del>
    </w:p>
    <w:p w14:paraId="113209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20" w:author="何壮" w:date="2026-03-13T13:13:45Z"/>
          <w:rFonts w:hint="eastAsia" w:ascii="宋体" w:hAnsi="宋体"/>
          <w:sz w:val="24"/>
          <w:szCs w:val="24"/>
          <w:lang w:val="en-US" w:eastAsia="zh-CN"/>
        </w:rPr>
      </w:pPr>
      <w:del w:id="221" w:author="何壮" w:date="2026-03-13T13:13:45Z">
        <w:r>
          <w:rPr>
            <w:rFonts w:hint="eastAsia" w:ascii="宋体" w:hAnsi="宋体"/>
            <w:sz w:val="24"/>
            <w:szCs w:val="24"/>
            <w:lang w:val="en-US" w:eastAsia="zh-CN"/>
          </w:rPr>
          <w:delText>所述双流特征交互架构是指两条并行的特征提取支路，其中空间流支路专注于利用多尺度卷积捕获目标的几何形态、纹理细节及空间上下文关系，而光谱流支路则沿波段维度挖掘材料特有的连续光谱吸收指纹与反射特性。</w:delText>
        </w:r>
      </w:del>
    </w:p>
    <w:p w14:paraId="52C618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22" w:author="何壮" w:date="2026-03-13T13:14:34Z"/>
          <w:rFonts w:hint="eastAsia" w:ascii="宋体" w:hAnsi="宋体"/>
          <w:sz w:val="24"/>
          <w:szCs w:val="24"/>
          <w:lang w:val="en-US" w:eastAsia="zh-CN"/>
        </w:rPr>
      </w:pPr>
      <w:del w:id="223" w:author="何壮" w:date="2026-03-13T13:14:34Z">
        <w:r>
          <w:rPr>
            <w:rFonts w:hint="eastAsia" w:ascii="宋体" w:hAnsi="宋体"/>
            <w:sz w:val="24"/>
            <w:szCs w:val="24"/>
            <w:lang w:val="en-US" w:eastAsia="zh-CN"/>
          </w:rPr>
          <w:delText>作为本发明所述轻量级空谱多模融合的目标检测及分割方法的一种优选方案，其中：所述在空域采用最大池化和平均池化操作包括对输入特征图在空间维度上划分不重叠的局部窗口，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delText>
        </w:r>
      </w:del>
    </w:p>
    <w:p w14:paraId="4E7B458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24" w:author="何壮" w:date="2026-03-13T13:14:34Z"/>
          <w:rFonts w:hint="eastAsia" w:ascii="宋体" w:hAnsi="宋体"/>
          <w:sz w:val="24"/>
          <w:szCs w:val="24"/>
          <w:lang w:val="en-US" w:eastAsia="zh-CN"/>
        </w:rPr>
      </w:pPr>
      <w:del w:id="225" w:author="何壮" w:date="2026-03-13T13:14:34Z">
        <w:r>
          <w:rPr>
            <w:rFonts w:hint="eastAsia" w:ascii="宋体" w:hAnsi="宋体"/>
            <w:sz w:val="24"/>
            <w:szCs w:val="24"/>
            <w:lang w:val="en-US" w:eastAsia="zh-CN"/>
          </w:rPr>
          <w:delText>所述在谱域采用1</w:delText>
        </w:r>
      </w:del>
      <w:del w:id="226" w:author="何壮" w:date="2026-03-13T13:14:34Z">
        <w:r>
          <w:rPr>
            <w:rFonts w:hint="default" w:ascii="宋体" w:hAnsi="宋体"/>
            <w:sz w:val="24"/>
            <w:szCs w:val="24"/>
            <w:lang w:val="en-US" w:eastAsia="zh-CN"/>
          </w:rPr>
          <w:delText>*</w:delText>
        </w:r>
      </w:del>
      <w:del w:id="227" w:author="何壮" w:date="2026-03-13T13:14:34Z">
        <w:r>
          <w:rPr>
            <w:rFonts w:hint="eastAsia" w:ascii="宋体" w:hAnsi="宋体"/>
            <w:sz w:val="24"/>
            <w:szCs w:val="24"/>
            <w:lang w:val="en-US" w:eastAsia="zh-CN"/>
          </w:rPr>
          <w:delText>1卷积操作包括将高光谱数据立方体视为以波段数为通道深度的特征图，利用大小为1×1的卷积核在保持空间分辨率完全不变的前提下，沿光谱维度对所有波段的响应值进行线性加权组合与非线性变换。</w:delText>
        </w:r>
      </w:del>
    </w:p>
    <w:p w14:paraId="785BC2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28" w:author="何壮" w:date="2026-03-13T10:45:48Z"/>
          <w:rFonts w:hint="eastAsia" w:ascii="宋体" w:hAnsi="宋体"/>
          <w:sz w:val="24"/>
          <w:szCs w:val="24"/>
          <w:lang w:val="en-US" w:eastAsia="zh-CN"/>
        </w:rPr>
      </w:pPr>
      <w:del w:id="229" w:author="何壮" w:date="2026-03-13T10:45:48Z">
        <w:r>
          <w:rPr>
            <w:rFonts w:hint="eastAsia" w:ascii="宋体" w:hAnsi="宋体"/>
            <w:sz w:val="24"/>
            <w:szCs w:val="24"/>
            <w:lang w:val="en-US" w:eastAsia="zh-CN"/>
          </w:rPr>
          <w:delText>作为本发明所述轻量级空谱多模融合的目标检测及分割方法的一种优选方案，其中：所述网络参数轻量化包括通过引入深度可分离卷积将标准卷积的空间滤波与通道融合解耦，减少冗余计算量，采用瓶颈结构利用1×1卷积在深层网络中先降维再升维，压缩中间特征图的通道数，结合通道剪枝技术剔除对输出贡献微弱的冗余滤波器，并应用低秩分解将大尺寸卷积核分解为多个小矩阵的级联，再利用权重量化将高精度浮点参数映射为低比特整数表示；</w:delText>
        </w:r>
      </w:del>
    </w:p>
    <w:p w14:paraId="3209B1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30" w:author="何壮" w:date="2026-03-13T10:45:48Z"/>
          <w:rFonts w:hint="eastAsia" w:ascii="宋体" w:hAnsi="宋体"/>
          <w:sz w:val="24"/>
          <w:szCs w:val="24"/>
          <w:lang w:val="en-US" w:eastAsia="zh-CN"/>
        </w:rPr>
      </w:pPr>
      <w:del w:id="231" w:author="何壮" w:date="2026-03-13T10:45:48Z">
        <w:r>
          <w:rPr>
            <w:rFonts w:hint="eastAsia" w:ascii="宋体" w:hAnsi="宋体"/>
            <w:sz w:val="24"/>
            <w:szCs w:val="24"/>
            <w:lang w:val="en-US" w:eastAsia="zh-CN"/>
          </w:rPr>
          <w:delText>所述通道剪枝技术是指一种通过评估卷积层中各个输出通道的重要性，识别并移除对模型最终预测贡献微弱或冗余的通道，从而直接缩减网络宽度、降低参数量与计算复杂度的结构化模型压缩方法。</w:delText>
        </w:r>
      </w:del>
    </w:p>
    <w:p w14:paraId="0D97ADB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第二方面，本发明实施例提供了一种轻量级空谱多模融合的目标检测及分割系统，其包括：空间形状特征提取分支模块，其通过在不同维度作用不同尺度和方向的卷积核，将图像空间特性和光谱特性进行分离；</w:t>
      </w:r>
    </w:p>
    <w:p w14:paraId="0BA44A2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基于注意力的特征融合模块，其通过空间特征与光谱特征的有机结合，将</w:t>
      </w:r>
      <w:del w:id="232" w:author="何壮" w:date="2026-03-13T10:46:20Z">
        <w:r>
          <w:rPr>
            <w:rFonts w:hint="default" w:ascii="宋体" w:hAnsi="宋体"/>
            <w:sz w:val="24"/>
            <w:szCs w:val="24"/>
            <w:lang w:val="en-US" w:eastAsia="zh-CN"/>
          </w:rPr>
          <w:delText>互补信息</w:delText>
        </w:r>
      </w:del>
      <w:ins w:id="233" w:author="何壮" w:date="2026-03-13T10:46:21Z">
        <w:r>
          <w:rPr>
            <w:rFonts w:hint="eastAsia" w:ascii="宋体" w:hAnsi="宋体"/>
            <w:sz w:val="24"/>
            <w:szCs w:val="24"/>
            <w:lang w:val="en-US" w:eastAsia="zh-CN"/>
          </w:rPr>
          <w:t>光谱</w:t>
        </w:r>
      </w:ins>
      <w:ins w:id="234" w:author="何壮" w:date="2026-03-13T10:46:26Z">
        <w:r>
          <w:rPr>
            <w:rFonts w:hint="eastAsia" w:ascii="宋体" w:hAnsi="宋体"/>
            <w:sz w:val="24"/>
            <w:szCs w:val="24"/>
            <w:lang w:val="en-US" w:eastAsia="zh-CN"/>
          </w:rPr>
          <w:t>特征与</w:t>
        </w:r>
      </w:ins>
      <w:ins w:id="235" w:author="何壮" w:date="2026-03-13T10:46:28Z">
        <w:r>
          <w:rPr>
            <w:rFonts w:hint="eastAsia" w:ascii="宋体" w:hAnsi="宋体"/>
            <w:sz w:val="24"/>
            <w:szCs w:val="24"/>
            <w:lang w:val="en-US" w:eastAsia="zh-CN"/>
          </w:rPr>
          <w:t>空间</w:t>
        </w:r>
      </w:ins>
      <w:ins w:id="236" w:author="何壮" w:date="2026-03-13T10:46:29Z">
        <w:r>
          <w:rPr>
            <w:rFonts w:hint="eastAsia" w:ascii="宋体" w:hAnsi="宋体"/>
            <w:sz w:val="24"/>
            <w:szCs w:val="24"/>
            <w:lang w:val="en-US" w:eastAsia="zh-CN"/>
          </w:rPr>
          <w:t>特征</w:t>
        </w:r>
      </w:ins>
      <w:r>
        <w:rPr>
          <w:rFonts w:hint="eastAsia" w:ascii="宋体" w:hAnsi="宋体"/>
          <w:sz w:val="24"/>
          <w:szCs w:val="24"/>
          <w:lang w:val="en-US" w:eastAsia="zh-CN"/>
        </w:rPr>
        <w:t>自适应整合；</w:t>
      </w:r>
    </w:p>
    <w:p w14:paraId="02BAB13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ins w:id="237" w:author="何壮" w:date="2026-03-13T10:47:40Z">
        <w:r>
          <w:rPr>
            <w:rFonts w:hint="eastAsia" w:ascii="宋体" w:hAnsi="宋体"/>
            <w:sz w:val="24"/>
            <w:szCs w:val="24"/>
            <w:lang w:val="en-US" w:eastAsia="zh-CN"/>
          </w:rPr>
          <w:t>空谱</w:t>
        </w:r>
      </w:ins>
      <w:ins w:id="238" w:author="何壮" w:date="2026-03-13T10:47:42Z">
        <w:r>
          <w:rPr>
            <w:rFonts w:hint="eastAsia" w:ascii="宋体" w:hAnsi="宋体"/>
            <w:sz w:val="24"/>
            <w:szCs w:val="24"/>
            <w:lang w:val="en-US" w:eastAsia="zh-CN"/>
          </w:rPr>
          <w:t>双路</w:t>
        </w:r>
      </w:ins>
      <w:del w:id="239" w:author="何壮" w:date="2026-03-13T10:47:38Z">
        <w:r>
          <w:rPr>
            <w:rFonts w:hint="eastAsia" w:ascii="宋体" w:hAnsi="宋体"/>
            <w:sz w:val="24"/>
            <w:szCs w:val="24"/>
            <w:lang w:val="en-US" w:eastAsia="zh-CN"/>
          </w:rPr>
          <w:delText>光谱</w:delText>
        </w:r>
      </w:del>
      <w:r>
        <w:rPr>
          <w:rFonts w:hint="eastAsia" w:ascii="宋体" w:hAnsi="宋体"/>
          <w:sz w:val="24"/>
          <w:szCs w:val="24"/>
          <w:lang w:val="en-US" w:eastAsia="zh-CN"/>
        </w:rPr>
        <w:t>特征提取分支模块，其通过在</w:t>
      </w:r>
      <w:del w:id="240" w:author="何壮" w:date="2026-03-13T10:47:50Z">
        <w:r>
          <w:rPr>
            <w:rFonts w:hint="default" w:ascii="宋体" w:hAnsi="宋体"/>
            <w:sz w:val="24"/>
            <w:szCs w:val="24"/>
            <w:lang w:val="en-US" w:eastAsia="zh-CN"/>
          </w:rPr>
          <w:delText>空域</w:delText>
        </w:r>
      </w:del>
      <w:ins w:id="241" w:author="何壮" w:date="2026-03-13T10:47:51Z">
        <w:r>
          <w:rPr>
            <w:rFonts w:hint="eastAsia" w:ascii="宋体" w:hAnsi="宋体"/>
            <w:sz w:val="24"/>
            <w:szCs w:val="24"/>
            <w:lang w:val="en-US" w:eastAsia="zh-CN"/>
          </w:rPr>
          <w:t>空间</w:t>
        </w:r>
      </w:ins>
      <w:ins w:id="242" w:author="何壮" w:date="2026-03-13T10:47:53Z">
        <w:r>
          <w:rPr>
            <w:rFonts w:hint="eastAsia" w:ascii="宋体" w:hAnsi="宋体"/>
            <w:sz w:val="24"/>
            <w:szCs w:val="24"/>
            <w:lang w:val="en-US" w:eastAsia="zh-CN"/>
          </w:rPr>
          <w:t>特征</w:t>
        </w:r>
      </w:ins>
      <w:ins w:id="243" w:author="何壮" w:date="2026-03-13T10:47:54Z">
        <w:r>
          <w:rPr>
            <w:rFonts w:hint="eastAsia" w:ascii="宋体" w:hAnsi="宋体"/>
            <w:sz w:val="24"/>
            <w:szCs w:val="24"/>
            <w:lang w:val="en-US" w:eastAsia="zh-CN"/>
          </w:rPr>
          <w:t>提取</w:t>
        </w:r>
      </w:ins>
      <w:ins w:id="244" w:author="何壮" w:date="2026-03-13T10:48:01Z">
        <w:r>
          <w:rPr>
            <w:rFonts w:hint="eastAsia" w:ascii="宋体" w:hAnsi="宋体"/>
            <w:sz w:val="24"/>
            <w:szCs w:val="24"/>
            <w:lang w:val="en-US" w:eastAsia="zh-CN"/>
          </w:rPr>
          <w:t>时</w:t>
        </w:r>
      </w:ins>
      <w:r>
        <w:rPr>
          <w:rFonts w:hint="eastAsia" w:ascii="宋体" w:hAnsi="宋体"/>
          <w:sz w:val="24"/>
          <w:szCs w:val="24"/>
          <w:lang w:val="en-US" w:eastAsia="zh-CN"/>
        </w:rPr>
        <w:t>采用最大池化和平均池化操作，在</w:t>
      </w:r>
      <w:del w:id="245" w:author="何壮" w:date="2026-03-13T10:48:05Z">
        <w:r>
          <w:rPr>
            <w:rFonts w:hint="default" w:ascii="宋体" w:hAnsi="宋体"/>
            <w:sz w:val="24"/>
            <w:szCs w:val="24"/>
            <w:lang w:val="en-US" w:eastAsia="zh-CN"/>
          </w:rPr>
          <w:delText>谱域</w:delText>
        </w:r>
      </w:del>
      <w:ins w:id="246" w:author="何壮" w:date="2026-03-13T10:48:06Z">
        <w:r>
          <w:rPr>
            <w:rFonts w:hint="eastAsia" w:ascii="宋体" w:hAnsi="宋体"/>
            <w:sz w:val="24"/>
            <w:szCs w:val="24"/>
            <w:lang w:val="en-US" w:eastAsia="zh-CN"/>
          </w:rPr>
          <w:t>光谱</w:t>
        </w:r>
      </w:ins>
      <w:ins w:id="247" w:author="何壮" w:date="2026-03-13T10:48:07Z">
        <w:r>
          <w:rPr>
            <w:rFonts w:hint="eastAsia" w:ascii="宋体" w:hAnsi="宋体"/>
            <w:sz w:val="24"/>
            <w:szCs w:val="24"/>
            <w:lang w:val="en-US" w:eastAsia="zh-CN"/>
          </w:rPr>
          <w:t>特征</w:t>
        </w:r>
      </w:ins>
      <w:ins w:id="248" w:author="何壮" w:date="2026-03-13T10:48:11Z">
        <w:r>
          <w:rPr>
            <w:rFonts w:hint="eastAsia" w:ascii="宋体" w:hAnsi="宋体"/>
            <w:sz w:val="24"/>
            <w:szCs w:val="24"/>
            <w:lang w:val="en-US" w:eastAsia="zh-CN"/>
          </w:rPr>
          <w:t>提取</w:t>
        </w:r>
      </w:ins>
      <w:ins w:id="249" w:author="何壮" w:date="2026-03-13T10:48:12Z">
        <w:r>
          <w:rPr>
            <w:rFonts w:hint="eastAsia" w:ascii="宋体" w:hAnsi="宋体"/>
            <w:sz w:val="24"/>
            <w:szCs w:val="24"/>
            <w:lang w:val="en-US" w:eastAsia="zh-CN"/>
          </w:rPr>
          <w:t>时</w:t>
        </w:r>
      </w:ins>
      <w:r>
        <w:rPr>
          <w:rFonts w:hint="eastAsia" w:ascii="宋体" w:hAnsi="宋体"/>
          <w:sz w:val="24"/>
          <w:szCs w:val="24"/>
          <w:lang w:val="en-US" w:eastAsia="zh-CN"/>
        </w:rPr>
        <w:t>采用1</w:t>
      </w:r>
      <w:del w:id="250" w:author="何壮" w:date="2026-03-13T10:47:31Z">
        <w:r>
          <w:rPr>
            <w:rFonts w:hint="default" w:ascii="宋体" w:hAnsi="宋体"/>
            <w:sz w:val="24"/>
            <w:szCs w:val="24"/>
            <w:lang w:val="en-US" w:eastAsia="zh-CN"/>
          </w:rPr>
          <w:delText>*</w:delText>
        </w:r>
      </w:del>
      <w:ins w:id="251" w:author="何壮" w:date="2026-03-13T10:47:33Z">
        <w:r>
          <w:rPr>
            <w:rFonts w:hint="eastAsia" w:ascii="宋体" w:hAnsi="宋体"/>
            <w:sz w:val="24"/>
            <w:szCs w:val="24"/>
            <w:lang w:val="en-US" w:eastAsia="zh-CN"/>
          </w:rPr>
          <w:t>×</w:t>
        </w:r>
      </w:ins>
      <w:r>
        <w:rPr>
          <w:rFonts w:hint="eastAsia" w:ascii="宋体" w:hAnsi="宋体"/>
          <w:sz w:val="24"/>
          <w:szCs w:val="24"/>
          <w:lang w:val="en-US" w:eastAsia="zh-CN"/>
        </w:rPr>
        <w:t>1卷积操作，将网络参数轻量化。</w:t>
      </w:r>
    </w:p>
    <w:p w14:paraId="2A3F44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52" w:author="何壮" w:date="2026-03-13T10:48:23Z"/>
          <w:rFonts w:hint="eastAsia" w:ascii="宋体" w:hAnsi="宋体"/>
          <w:sz w:val="24"/>
          <w:szCs w:val="24"/>
          <w:lang w:val="en-US" w:eastAsia="zh-CN"/>
        </w:rPr>
      </w:pPr>
      <w:del w:id="253" w:author="何壮" w:date="2026-03-13T10:48:23Z">
        <w:r>
          <w:rPr>
            <w:rFonts w:hint="eastAsia" w:ascii="宋体" w:hAnsi="宋体"/>
            <w:sz w:val="24"/>
            <w:szCs w:val="24"/>
            <w:lang w:val="en-US" w:eastAsia="zh-CN"/>
          </w:rPr>
          <w:delText>第三方面，本发明实施例提供了一种计算机设备，包括存储器和处理器，所述存储器存储有计算机程序，其中：所述处理器执行所述计算机程序时实现上述的轻量级空谱多模融合的目标检测及分割方法的任一步骤。</w:delText>
        </w:r>
      </w:del>
    </w:p>
    <w:p w14:paraId="0BA1F3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54" w:author="何壮" w:date="2026-03-13T10:48:23Z"/>
          <w:rFonts w:hint="eastAsia" w:ascii="宋体" w:hAnsi="宋体"/>
          <w:sz w:val="24"/>
          <w:szCs w:val="24"/>
          <w:lang w:val="en-US" w:eastAsia="zh-CN"/>
        </w:rPr>
      </w:pPr>
      <w:del w:id="255" w:author="何壮" w:date="2026-03-13T10:48:23Z">
        <w:r>
          <w:rPr>
            <w:rFonts w:hint="eastAsia" w:ascii="宋体" w:hAnsi="宋体"/>
            <w:sz w:val="24"/>
            <w:szCs w:val="24"/>
            <w:lang w:val="en-US" w:eastAsia="zh-CN"/>
          </w:rPr>
          <w:delText>第四方面，本发明实施例提供了一种计算机可读存储介质，其上存储有计算机程序，其中：所述计算机程序被处理器执行时实现上述的轻量级空谱多模融合的目标检测及分割方法的任一步骤。</w:delText>
        </w:r>
      </w:del>
    </w:p>
    <w:p w14:paraId="5E06D3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有益效果为设计了跨维度空间光谱感受野分离方法，通过2D卷积压缩空间特征，借助1D卷积隔离光谱特征，实现了空间与光谱特征的完全解耦。在特征维度分离的基础上，数据维度下降，可以采用小尺寸卷积核进行特征提取，大大降低了网络参数量。进一步地，光谱和空间特征的自适应结合，能够通过多维度信息来提取鲁棒的目标特征，规避了传统的仅依赖空间特征进行检测及分割任务带来的易受干扰、难以应对无固定表观目标的问题。同时，本发明提出的双分支结构支持空间与光谱特征提取的并行计算，进一步提升了推理速度，增强了检测及分割算法的实时性，为资源受限平台的实际部署提供了可能。</w:t>
      </w:r>
    </w:p>
    <w:p w14:paraId="64E17BC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sz w:val="24"/>
          <w:szCs w:val="24"/>
          <w:lang w:val="en-US" w:eastAsia="zh-CN"/>
        </w:rPr>
      </w:pPr>
      <w:r>
        <w:rPr>
          <w:rFonts w:hint="eastAsia" w:ascii="宋体" w:hAnsi="宋体"/>
          <w:b/>
          <w:bCs/>
          <w:sz w:val="24"/>
          <w:szCs w:val="24"/>
          <w:lang w:val="en-US" w:eastAsia="zh-CN"/>
        </w:rPr>
        <w:t>附图说明</w:t>
      </w:r>
    </w:p>
    <w:p w14:paraId="047586D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为了更清楚地说明本发明实施例的技术方案，下面将对实施例描述中所需要使用的附图作简单地介绍，显而易见地，下面描述中的附图仅仅是本发明的一些实施例，对于本领域普通技术人员来讲，在不付出创造性劳动的前提下，还可以根据这些附图获得其它的附图。其中：</w:t>
      </w:r>
    </w:p>
    <w:p w14:paraId="2266AE6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图1为一种轻量级空谱多模融合的目标检测及分割方法的轻量级形谱融合的目标检测及分割模型图。</w:t>
      </w:r>
    </w:p>
    <w:p w14:paraId="074139F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图2为一种轻量级空谱多模融合的目标检测及分割方法的目标检测与分割方法结果图。</w:t>
      </w:r>
    </w:p>
    <w:p w14:paraId="40A6C0B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图3为一种轻量级空谱多模融合的目标检测及分割方法的皮肤、衣物、地面等场景的检测及分割对比示例图。</w:t>
      </w:r>
    </w:p>
    <w:p w14:paraId="6E5ECE4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图4为一种轻量级空谱多模融合的目标检测及分割方法的金属、塑料、化纤、橡胶等场景的检测及分割对比示例图。</w:t>
      </w:r>
    </w:p>
    <w:p w14:paraId="7CE3776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sz w:val="24"/>
          <w:szCs w:val="24"/>
          <w:lang w:val="en-US" w:eastAsia="zh-CN"/>
        </w:rPr>
      </w:pPr>
      <w:r>
        <w:rPr>
          <w:rFonts w:hint="eastAsia" w:ascii="宋体" w:hAnsi="宋体"/>
          <w:b/>
          <w:bCs/>
          <w:sz w:val="24"/>
          <w:szCs w:val="24"/>
          <w:lang w:val="en-US" w:eastAsia="zh-CN"/>
        </w:rPr>
        <w:t>具体实施方式</w:t>
      </w:r>
    </w:p>
    <w:p w14:paraId="7E7CBD4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为使本发明的上述目的、特征和优点能够更加明显易懂，下面结合说明书附图对本发明的具体实施方式做详细的说明，显然所描述的实施例是本发明的一部分实施例，而不是全部实施例。基于本发明中的实施例，本领域普通人员在没有做出创造性劳动前提下所获得的所有其他实施例，都应当属于本发明的保护的范围。</w:t>
      </w:r>
    </w:p>
    <w:p w14:paraId="1844FCA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在下面的描述中阐述了很多具体细节以便于充分理解本发明，但是本发明还可以采用其他不同于在此描述的其它方式来实施，本领域技术人员可以在不违背本发明内涵的情况下做类似推广，因此本发明不受下面公开的具体实施例的限制。</w:t>
      </w:r>
    </w:p>
    <w:p w14:paraId="12D3FC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其次，此处所称的“一个实施例”或“实施例”是指可包含于本发明至少一个实现方式中的特定特征、结构或特性。在本说明书中不同地方出现的“在一个实施例中”并非均指同一个实施例，也不是单独的或选择性的与其他实施例互相排斥的实施例。</w:t>
      </w:r>
    </w:p>
    <w:p w14:paraId="359321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结合示意图进行详细描述，在详述本发明实施例时，为便于说明，表示器件结构的剖面图会不依一般比例作局部放大，而且所述示意图只是示例，其在此不应限制本发明保护的范围。此外，在实际制作中应包含长度、宽度及深度的三维空间尺寸。</w:t>
      </w:r>
    </w:p>
    <w:p w14:paraId="56D50D2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同时在本发明的描述中，需要说明的是，术语中的“上、下、内和外”等指示的方位或位置关系为基于附图所示的方位或位置关系，仅是为了便于描述本发明和简化描述，而不是指示或暗示所指的装置或元件必须具有特定的方位、以特定的方位构造和操作，因此不能理解为对本发明的限制。此外，术语“第一、第二或第三”仅用于描述目的，而不能理解为指示或暗示相对重要性。</w:t>
      </w:r>
    </w:p>
    <w:p w14:paraId="0FBA47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中除非另有明确的规定和限定，术语“安装、相连、连接”应做广义理解，例如：可以是固定连接、可拆卸连接或一体式连接；同样可以是机械连接、电连接或直接连接，也可以通过中间媒介间接相连，也可以是两个元件内部的连通。对于本领域的普通技术人员而言，可以具体情况理解上述术语在本发明中的具体含义。</w:t>
      </w:r>
    </w:p>
    <w:p w14:paraId="56CB37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实施例1</w:t>
      </w:r>
    </w:p>
    <w:p w14:paraId="7D8927C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参照图1和图4，为本发明第一个实施例，该实施例提供了一种轻量级空谱多模融合的目标检测及分割方法，包括：</w:t>
      </w:r>
    </w:p>
    <w:p w14:paraId="19D1558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S1：通过在不同维度作用不同尺度和方向的卷积核，将图像空间特性和光谱特性进行分离。</w:t>
      </w:r>
    </w:p>
    <w:p w14:paraId="619E6B4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其中，在不同维度作用不同尺度和方向的卷积核包括在空间维度，部署</w:t>
      </w:r>
      <w:ins w:id="256" w:author="何壮" w:date="2026-03-13T10:51:18Z">
        <w:r>
          <w:rPr>
            <w:rFonts w:hint="eastAsia" w:ascii="宋体" w:hAnsi="宋体"/>
            <w:sz w:val="24"/>
            <w:szCs w:val="24"/>
            <w:lang w:val="en-US" w:eastAsia="zh-CN"/>
          </w:rPr>
          <w:t>适用于</w:t>
        </w:r>
      </w:ins>
      <w:ins w:id="257" w:author="何壮" w:date="2026-03-13T10:51:20Z">
        <w:r>
          <w:rPr>
            <w:rFonts w:hint="eastAsia" w:ascii="宋体" w:hAnsi="宋体"/>
            <w:sz w:val="24"/>
            <w:szCs w:val="24"/>
            <w:lang w:val="en-US" w:eastAsia="zh-CN"/>
          </w:rPr>
          <w:t>空间</w:t>
        </w:r>
      </w:ins>
      <w:ins w:id="258" w:author="何壮" w:date="2026-03-13T10:51:21Z">
        <w:r>
          <w:rPr>
            <w:rFonts w:hint="eastAsia" w:ascii="宋体" w:hAnsi="宋体"/>
            <w:sz w:val="24"/>
            <w:szCs w:val="24"/>
            <w:lang w:val="en-US" w:eastAsia="zh-CN"/>
          </w:rPr>
          <w:t>纹理</w:t>
        </w:r>
      </w:ins>
      <w:ins w:id="259" w:author="何壮" w:date="2026-03-13T10:51:23Z">
        <w:r>
          <w:rPr>
            <w:rFonts w:hint="eastAsia" w:ascii="宋体" w:hAnsi="宋体"/>
            <w:sz w:val="24"/>
            <w:szCs w:val="24"/>
            <w:lang w:val="en-US" w:eastAsia="zh-CN"/>
          </w:rPr>
          <w:t>特征</w:t>
        </w:r>
      </w:ins>
      <w:ins w:id="260" w:author="何壮" w:date="2026-03-13T10:51:24Z">
        <w:r>
          <w:rPr>
            <w:rFonts w:hint="eastAsia" w:ascii="宋体" w:hAnsi="宋体"/>
            <w:sz w:val="24"/>
            <w:szCs w:val="24"/>
            <w:lang w:val="en-US" w:eastAsia="zh-CN"/>
          </w:rPr>
          <w:t>提取的</w:t>
        </w:r>
      </w:ins>
      <w:del w:id="261" w:author="何壮" w:date="2026-03-13T10:51:15Z">
        <w:r>
          <w:rPr>
            <w:rFonts w:hint="eastAsia" w:ascii="宋体" w:hAnsi="宋体"/>
            <w:sz w:val="24"/>
            <w:szCs w:val="24"/>
            <w:lang w:val="en-US" w:eastAsia="zh-CN"/>
          </w:rPr>
          <w:delText>多</w:delText>
        </w:r>
      </w:del>
      <w:del w:id="262" w:author="何壮" w:date="2026-03-13T10:51:14Z">
        <w:r>
          <w:rPr>
            <w:rFonts w:hint="eastAsia" w:ascii="宋体" w:hAnsi="宋体"/>
            <w:sz w:val="24"/>
            <w:szCs w:val="24"/>
            <w:lang w:val="en-US" w:eastAsia="zh-CN"/>
          </w:rPr>
          <w:delText>组具有不同感受野的</w:delText>
        </w:r>
      </w:del>
      <w:r>
        <w:rPr>
          <w:rFonts w:hint="eastAsia" w:ascii="宋体" w:hAnsi="宋体"/>
          <w:sz w:val="24"/>
          <w:szCs w:val="24"/>
          <w:lang w:val="en-US" w:eastAsia="zh-CN"/>
        </w:rPr>
        <w:t>二维卷积核以自适应捕获</w:t>
      </w:r>
      <w:del w:id="263" w:author="何壮" w:date="2026-03-13T10:51:36Z">
        <w:r>
          <w:rPr>
            <w:rFonts w:hint="default" w:ascii="宋体" w:hAnsi="宋体"/>
            <w:sz w:val="24"/>
            <w:szCs w:val="24"/>
            <w:lang w:val="en-US" w:eastAsia="zh-CN"/>
          </w:rPr>
          <w:delText>从微观纹理到宏观轮廓的多尺度几何结构，同时引入定向卷积算子以增强对特定朝向边缘、线性结构及形变目标的敏感度</w:delText>
        </w:r>
      </w:del>
      <w:ins w:id="264" w:author="何壮" w:date="2026-03-13T10:51:37Z">
        <w:r>
          <w:rPr>
            <w:rFonts w:hint="eastAsia" w:ascii="宋体" w:hAnsi="宋体"/>
            <w:sz w:val="24"/>
            <w:szCs w:val="24"/>
            <w:lang w:val="en-US" w:eastAsia="zh-CN"/>
          </w:rPr>
          <w:t>目标</w:t>
        </w:r>
      </w:ins>
      <w:ins w:id="265" w:author="何壮" w:date="2026-03-13T10:51:38Z">
        <w:r>
          <w:rPr>
            <w:rFonts w:hint="eastAsia" w:ascii="宋体" w:hAnsi="宋体"/>
            <w:sz w:val="24"/>
            <w:szCs w:val="24"/>
            <w:lang w:val="en-US" w:eastAsia="zh-CN"/>
          </w:rPr>
          <w:t>空间</w:t>
        </w:r>
      </w:ins>
      <w:ins w:id="266" w:author="何壮" w:date="2026-03-13T10:51:46Z">
        <w:r>
          <w:rPr>
            <w:rFonts w:hint="eastAsia" w:ascii="宋体" w:hAnsi="宋体"/>
            <w:sz w:val="24"/>
            <w:szCs w:val="24"/>
            <w:lang w:val="en-US" w:eastAsia="zh-CN"/>
          </w:rPr>
          <w:t>特征</w:t>
        </w:r>
      </w:ins>
      <w:r>
        <w:rPr>
          <w:rFonts w:hint="eastAsia" w:ascii="宋体" w:hAnsi="宋体"/>
          <w:sz w:val="24"/>
          <w:szCs w:val="24"/>
          <w:lang w:val="en-US" w:eastAsia="zh-CN"/>
        </w:rPr>
        <w:t>。</w:t>
      </w:r>
    </w:p>
    <w:p w14:paraId="16E9FF73">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ins w:id="267" w:author="何壮" w:date="2026-03-13T10:52:23Z"/>
          <w:rFonts w:hint="eastAsia" w:ascii="宋体" w:hAnsi="宋体"/>
          <w:sz w:val="24"/>
          <w:szCs w:val="24"/>
          <w:lang w:val="en-US" w:eastAsia="zh-CN"/>
        </w:rPr>
      </w:pPr>
      <w:ins w:id="268" w:author="何壮" w:date="2026-03-13T10:52:23Z">
        <w:r>
          <w:rPr>
            <w:rFonts w:hint="eastAsia" w:ascii="宋体" w:hAnsi="宋体"/>
            <w:sz w:val="24"/>
            <w:szCs w:val="24"/>
            <w:lang w:val="en-US" w:eastAsia="zh-CN"/>
          </w:rPr>
          <w:t>在光谱维度，沿通道轴施加一维卷积核，挖掘材料光谱维度特征，如吸收峰与反射谷等深层光谱指纹。</w:t>
        </w:r>
      </w:ins>
    </w:p>
    <w:p w14:paraId="2D63086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69" w:author="何壮" w:date="2026-03-13T10:52:23Z"/>
          <w:rFonts w:hint="eastAsia" w:ascii="宋体" w:hAnsi="宋体"/>
          <w:sz w:val="24"/>
          <w:szCs w:val="24"/>
          <w:lang w:val="en-US" w:eastAsia="zh-CN"/>
        </w:rPr>
      </w:pPr>
      <w:del w:id="270" w:author="何壮" w:date="2026-03-13T10:52:23Z">
        <w:r>
          <w:rPr>
            <w:rFonts w:hint="eastAsia" w:ascii="宋体" w:hAnsi="宋体"/>
            <w:sz w:val="24"/>
            <w:szCs w:val="24"/>
            <w:lang w:val="en-US" w:eastAsia="zh-CN"/>
          </w:rPr>
          <w:delText>在光谱维度，沿通道轴施加不同长度的一维卷积核，通过挖掘材料在不同波段区间内连续变化的吸收峰与反射谷等深层光谱指纹。</w:delText>
        </w:r>
      </w:del>
    </w:p>
    <w:p w14:paraId="17A6E84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ins w:id="271" w:author="何壮" w:date="2026-03-13T13:16:26Z"/>
          <w:rFonts w:hint="eastAsia" w:ascii="宋体" w:hAnsi="宋体"/>
          <w:sz w:val="24"/>
          <w:szCs w:val="24"/>
          <w:lang w:val="en-US" w:eastAsia="zh-CN"/>
        </w:rPr>
      </w:pPr>
      <w:r>
        <w:rPr>
          <w:rFonts w:hint="eastAsia" w:ascii="宋体" w:hAnsi="宋体"/>
          <w:sz w:val="24"/>
          <w:szCs w:val="24"/>
          <w:lang w:val="en-US" w:eastAsia="zh-CN"/>
        </w:rPr>
        <w:t>S1.1：</w:t>
      </w:r>
      <w:del w:id="272" w:author="何壮" w:date="2026-03-13T13:20:43Z">
        <w:bookmarkStart w:id="0" w:name="_GoBack"/>
        <w:bookmarkEnd w:id="0"/>
        <w:r>
          <w:rPr>
            <w:rFonts w:hint="eastAsia" w:ascii="宋体" w:hAnsi="宋体"/>
            <w:sz w:val="24"/>
            <w:szCs w:val="24"/>
            <w:lang w:val="en-US" w:eastAsia="zh-CN"/>
          </w:rPr>
          <w:delText>图像空间特性和光谱特性进行分离包括在空间分支中，通过对输入数据执行通道维度的平均池化与最大池化操作，将多通道光谱信息压缩为单通道二维特征图，从而剔除光谱维度干扰以纯粹提取空间结构形状，同时在光谱分支中，严格采用仅在通道维度进行运算的1×1卷积核，在不涉及任何空间邻域像素的前提下逐层提取材料的光谱指纹信息，并通过不同维度算子的正交作用，完成空间上下文信息与光谱本质信息的解耦。</w:delText>
        </w:r>
      </w:del>
      <w:ins w:id="273" w:author="何壮" w:date="2026-03-13T13:16:17Z">
        <w:r>
          <w:rPr>
            <w:rFonts w:hint="eastAsia" w:ascii="宋体" w:hAnsi="宋体"/>
            <w:sz w:val="24"/>
            <w:szCs w:val="24"/>
            <w:lang w:val="en-US" w:eastAsia="zh-CN"/>
          </w:rPr>
          <w:t>通过在空域采用最大池化和平均池化操作，在谱域采用1*1卷积操作，将网络参数轻量化。</w:t>
        </w:r>
      </w:ins>
    </w:p>
    <w:p w14:paraId="1919990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ins w:id="274" w:author="何壮" w:date="2026-03-13T13:16:26Z"/>
          <w:rFonts w:hint="eastAsia" w:ascii="宋体" w:hAnsi="宋体"/>
          <w:sz w:val="24"/>
          <w:szCs w:val="24"/>
          <w:lang w:val="en-US" w:eastAsia="zh-CN"/>
        </w:rPr>
      </w:pPr>
      <w:ins w:id="275" w:author="何壮" w:date="2026-03-13T13:16:26Z">
        <w:r>
          <w:rPr>
            <w:rFonts w:hint="eastAsia" w:ascii="宋体" w:hAnsi="宋体"/>
            <w:sz w:val="24"/>
            <w:szCs w:val="24"/>
            <w:lang w:val="en-US" w:eastAsia="zh-CN"/>
          </w:rPr>
          <w:t>其中，在空域采用最大池化和平均池化操作包括对输入图像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t>
        </w:r>
      </w:ins>
    </w:p>
    <w:p w14:paraId="14C9E17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sz w:val="24"/>
          <w:szCs w:val="24"/>
          <w:lang w:val="en-US" w:eastAsia="zh-CN"/>
        </w:rPr>
        <w:pPrChange w:id="276" w:author="何壮" w:date="2026-03-13T13:19:10Z">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pPrChange>
      </w:pPr>
      <w:ins w:id="277" w:author="何壮" w:date="2026-03-13T13:16:26Z">
        <w:r>
          <w:rPr>
            <w:rFonts w:hint="eastAsia" w:ascii="宋体" w:hAnsi="宋体"/>
            <w:sz w:val="24"/>
            <w:szCs w:val="24"/>
            <w:lang w:val="en-US" w:eastAsia="zh-CN"/>
          </w:rPr>
          <w:t>在谱域采用1×1卷积操作包括将高光谱数据立方体视为以波段数为通道深度的特征图，利用大小为1×1的卷积核在保持空间分辨率完全不变的前提下，沿光谱维度对所有波段的响应值进行线性加权组合与非线性变换。</w:t>
        </w:r>
      </w:ins>
    </w:p>
    <w:p w14:paraId="0AA1E3B6">
      <w:pPr>
        <w:ind w:firstLine="480" w:firstLineChars="200"/>
        <w:rPr>
          <w:ins w:id="278" w:author="何壮" w:date="2026-03-13T13:17:22Z"/>
          <w:rFonts w:hint="eastAsia" w:ascii="宋体" w:hAnsi="宋体"/>
          <w:sz w:val="24"/>
          <w:szCs w:val="24"/>
          <w:lang w:val="en-US" w:eastAsia="zh-CN"/>
        </w:rPr>
      </w:pPr>
      <w:r>
        <w:rPr>
          <w:rFonts w:hint="eastAsia" w:ascii="宋体" w:hAnsi="宋体"/>
          <w:sz w:val="24"/>
          <w:szCs w:val="24"/>
          <w:lang w:val="en-US" w:eastAsia="zh-CN"/>
        </w:rPr>
        <w:t>S2：</w:t>
      </w:r>
      <w:ins w:id="279" w:author="何壮" w:date="2026-03-13T13:16:58Z">
        <w:r>
          <w:rPr>
            <w:rFonts w:hint="eastAsia" w:ascii="宋体" w:hAnsi="宋体"/>
            <w:sz w:val="24"/>
            <w:szCs w:val="24"/>
            <w:lang w:val="en-US" w:eastAsia="zh-CN"/>
          </w:rPr>
          <w:t>通过在</w:t>
        </w:r>
      </w:ins>
      <w:ins w:id="280" w:author="何壮" w:date="2026-03-13T13:17:00Z">
        <w:r>
          <w:rPr>
            <w:rFonts w:hint="eastAsia" w:ascii="宋体" w:hAnsi="宋体"/>
            <w:sz w:val="24"/>
            <w:szCs w:val="24"/>
            <w:lang w:val="en-US" w:eastAsia="zh-CN"/>
          </w:rPr>
          <w:t>特征</w:t>
        </w:r>
      </w:ins>
      <w:ins w:id="281" w:author="何壮" w:date="2026-03-13T13:17:01Z">
        <w:r>
          <w:rPr>
            <w:rFonts w:hint="eastAsia" w:ascii="宋体" w:hAnsi="宋体"/>
            <w:sz w:val="24"/>
            <w:szCs w:val="24"/>
            <w:lang w:val="en-US" w:eastAsia="zh-CN"/>
          </w:rPr>
          <w:t>提取</w:t>
        </w:r>
      </w:ins>
      <w:ins w:id="282" w:author="何壮" w:date="2026-03-13T13:17:04Z">
        <w:r>
          <w:rPr>
            <w:rFonts w:hint="eastAsia" w:ascii="宋体" w:hAnsi="宋体"/>
            <w:sz w:val="24"/>
            <w:szCs w:val="24"/>
            <w:lang w:val="en-US" w:eastAsia="zh-CN"/>
          </w:rPr>
          <w:t>过程</w:t>
        </w:r>
      </w:ins>
      <w:ins w:id="283" w:author="何壮" w:date="2026-03-13T13:17:05Z">
        <w:r>
          <w:rPr>
            <w:rFonts w:hint="eastAsia" w:ascii="宋体" w:hAnsi="宋体"/>
            <w:sz w:val="24"/>
            <w:szCs w:val="24"/>
            <w:lang w:val="en-US" w:eastAsia="zh-CN"/>
          </w:rPr>
          <w:t>添加</w:t>
        </w:r>
      </w:ins>
      <w:ins w:id="284" w:author="何壮" w:date="2026-03-13T13:17:07Z">
        <w:r>
          <w:rPr>
            <w:rFonts w:hint="eastAsia" w:ascii="宋体" w:hAnsi="宋体"/>
            <w:sz w:val="24"/>
            <w:szCs w:val="24"/>
            <w:lang w:val="en-US" w:eastAsia="zh-CN"/>
          </w:rPr>
          <w:t>注意力</w:t>
        </w:r>
      </w:ins>
      <w:ins w:id="285" w:author="何壮" w:date="2026-03-13T13:17:08Z">
        <w:r>
          <w:rPr>
            <w:rFonts w:hint="eastAsia" w:ascii="宋体" w:hAnsi="宋体"/>
            <w:sz w:val="24"/>
            <w:szCs w:val="24"/>
            <w:lang w:val="en-US" w:eastAsia="zh-CN"/>
          </w:rPr>
          <w:t>机制，</w:t>
        </w:r>
      </w:ins>
      <w:ins w:id="286" w:author="何壮" w:date="2026-03-13T13:17:11Z">
        <w:r>
          <w:rPr>
            <w:rFonts w:hint="eastAsia" w:ascii="宋体" w:hAnsi="宋体"/>
            <w:sz w:val="24"/>
            <w:szCs w:val="24"/>
            <w:lang w:val="en-US" w:eastAsia="zh-CN"/>
          </w:rPr>
          <w:t>提升</w:t>
        </w:r>
      </w:ins>
      <w:ins w:id="287" w:author="何壮" w:date="2026-03-13T13:17:14Z">
        <w:r>
          <w:rPr>
            <w:rFonts w:hint="eastAsia" w:ascii="宋体" w:hAnsi="宋体"/>
            <w:sz w:val="24"/>
            <w:szCs w:val="24"/>
            <w:lang w:val="en-US" w:eastAsia="zh-CN"/>
          </w:rPr>
          <w:t>特征的</w:t>
        </w:r>
      </w:ins>
      <w:ins w:id="288" w:author="何壮" w:date="2026-03-13T13:17:15Z">
        <w:r>
          <w:rPr>
            <w:rFonts w:hint="eastAsia" w:ascii="宋体" w:hAnsi="宋体"/>
            <w:sz w:val="24"/>
            <w:szCs w:val="24"/>
            <w:lang w:val="en-US" w:eastAsia="zh-CN"/>
          </w:rPr>
          <w:t>鲁棒性</w:t>
        </w:r>
      </w:ins>
      <w:ins w:id="289" w:author="何壮" w:date="2026-03-13T13:17:17Z">
        <w:r>
          <w:rPr>
            <w:rFonts w:hint="eastAsia" w:ascii="宋体" w:hAnsi="宋体"/>
            <w:sz w:val="24"/>
            <w:szCs w:val="24"/>
            <w:lang w:val="en-US" w:eastAsia="zh-CN"/>
          </w:rPr>
          <w:t>和</w:t>
        </w:r>
      </w:ins>
      <w:ins w:id="290" w:author="何壮" w:date="2026-03-13T13:17:18Z">
        <w:r>
          <w:rPr>
            <w:rFonts w:hint="eastAsia" w:ascii="宋体" w:hAnsi="宋体"/>
            <w:sz w:val="24"/>
            <w:szCs w:val="24"/>
            <w:lang w:val="en-US" w:eastAsia="zh-CN"/>
          </w:rPr>
          <w:t>表达</w:t>
        </w:r>
      </w:ins>
      <w:ins w:id="291" w:author="何壮" w:date="2026-03-13T13:17:19Z">
        <w:r>
          <w:rPr>
            <w:rFonts w:hint="eastAsia" w:ascii="宋体" w:hAnsi="宋体"/>
            <w:sz w:val="24"/>
            <w:szCs w:val="24"/>
            <w:lang w:val="en-US" w:eastAsia="zh-CN"/>
          </w:rPr>
          <w:t>能力</w:t>
        </w:r>
      </w:ins>
      <w:ins w:id="292" w:author="何壮" w:date="2026-03-13T13:17:22Z">
        <w:r>
          <w:rPr>
            <w:rFonts w:hint="eastAsia" w:ascii="宋体" w:hAnsi="宋体"/>
            <w:sz w:val="24"/>
            <w:szCs w:val="24"/>
            <w:lang w:val="en-US" w:eastAsia="zh-CN"/>
          </w:rPr>
          <w:t>。</w:t>
        </w:r>
      </w:ins>
    </w:p>
    <w:p w14:paraId="0128519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Change w:id="293" w:author="何壮" w:date="2026-03-13T13:19:05Z">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pPrChange>
      </w:pPr>
      <w:ins w:id="294" w:author="何壮" w:date="2026-03-13T13:17:24Z">
        <w:r>
          <w:rPr>
            <w:rFonts w:hint="eastAsia" w:ascii="宋体" w:hAnsi="宋体"/>
            <w:sz w:val="24"/>
            <w:szCs w:val="24"/>
            <w:lang w:val="en-US" w:eastAsia="zh-CN"/>
          </w:rPr>
          <w:t>其中，</w:t>
        </w:r>
      </w:ins>
      <w:ins w:id="295" w:author="何壮" w:date="2026-03-13T13:15:31Z">
        <w:r>
          <w:rPr>
            <w:rFonts w:hint="eastAsia" w:ascii="宋体" w:hAnsi="宋体" w:cs="Calibri"/>
            <w:sz w:val="24"/>
            <w:szCs w:val="24"/>
            <w:lang w:val="en-US" w:eastAsia="zh-CN"/>
          </w:rPr>
          <w:t>在空间特征提取过程中采用空间自注意力机制，以提升对显著纹理信息的提取；在光谱特征提取过程中采用通道注意力机制，以自适应的学习关键波段信息；</w:t>
        </w:r>
      </w:ins>
      <w:del w:id="296" w:author="何壮" w:date="2026-03-13T13:15:31Z">
        <w:r>
          <w:rPr>
            <w:rFonts w:hint="eastAsia" w:ascii="宋体" w:hAnsi="宋体"/>
            <w:sz w:val="24"/>
            <w:szCs w:val="24"/>
            <w:lang w:val="en-US" w:eastAsia="zh-CN"/>
          </w:rPr>
          <w:delText>通过空间特征与光谱特征的有机结合，将互补信息自适应整合。</w:delText>
        </w:r>
      </w:del>
    </w:p>
    <w:p w14:paraId="17E8F17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97" w:author="何壮" w:date="2026-03-13T13:18:57Z"/>
          <w:rFonts w:hint="eastAsia" w:ascii="宋体" w:hAnsi="宋体"/>
          <w:sz w:val="24"/>
          <w:szCs w:val="24"/>
          <w:lang w:val="en-US" w:eastAsia="zh-CN"/>
        </w:rPr>
      </w:pPr>
      <w:del w:id="298" w:author="何壮" w:date="2026-03-13T13:18:57Z">
        <w:r>
          <w:rPr>
            <w:rFonts w:hint="eastAsia" w:ascii="宋体" w:hAnsi="宋体"/>
            <w:sz w:val="24"/>
            <w:szCs w:val="24"/>
            <w:lang w:val="en-US" w:eastAsia="zh-CN"/>
          </w:rPr>
          <w:delText>其中，空间特征与光谱特征的有机结合包括通过特征拼接或逐元素相加操作，将经空间分支提取的多尺度几何结构信息与经光谱分支挖掘的深层材质指纹信息在通道维度进行深度融合，构建包含“位置到材质”双重属性的联合特征张量，并利用跨域注意力机制，动态校准空间上下文对光谱判别的引导作用以及光谱一致性对空间边缘的约束能力，消除单一维度特征的歧义性，再通过后续的卷积层对该融合特征进行非线性映射，生成兼具高空间定位精度与高光谱区分度的鲁棒表示。</w:delText>
        </w:r>
      </w:del>
    </w:p>
    <w:p w14:paraId="4BA076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299" w:author="何壮" w:date="2026-03-13T13:18:57Z"/>
          <w:rFonts w:hint="eastAsia" w:ascii="宋体" w:hAnsi="宋体"/>
          <w:sz w:val="24"/>
          <w:szCs w:val="24"/>
          <w:lang w:val="en-US" w:eastAsia="zh-CN"/>
        </w:rPr>
      </w:pPr>
      <w:del w:id="300" w:author="何壮" w:date="2026-03-13T13:18:57Z">
        <w:r>
          <w:rPr>
            <w:rFonts w:hint="eastAsia" w:ascii="宋体" w:hAnsi="宋体"/>
            <w:sz w:val="24"/>
            <w:szCs w:val="24"/>
            <w:lang w:val="en-US" w:eastAsia="zh-CN"/>
          </w:rPr>
          <w:delText>跨域注意力机制是指一种能够打破单一模态特征隔离、实现空间域与光谱域信息动态交互的神经网络组件。</w:delText>
        </w:r>
      </w:del>
    </w:p>
    <w:p w14:paraId="08B19A0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01" w:author="何壮" w:date="2026-03-13T13:18:57Z"/>
          <w:rFonts w:hint="eastAsia" w:ascii="宋体" w:hAnsi="宋体"/>
          <w:sz w:val="24"/>
          <w:szCs w:val="24"/>
          <w:lang w:val="en-US" w:eastAsia="zh-CN"/>
        </w:rPr>
      </w:pPr>
      <w:del w:id="302" w:author="何壮" w:date="2026-03-13T13:18:57Z">
        <w:r>
          <w:rPr>
            <w:rFonts w:hint="eastAsia" w:ascii="宋体" w:hAnsi="宋体"/>
            <w:sz w:val="24"/>
            <w:szCs w:val="24"/>
            <w:lang w:val="en-US" w:eastAsia="zh-CN"/>
          </w:rPr>
          <w:delText>S2.1：互补信息自适应整合包括构建双流特征交互架构，分别量化空间分支中几何结构的不确定性与光谱分支中材质指纹的置信度，利用通道注意力或门控机制动态生成随输入内容变化的自适应权重图，并依据随输入内容变化的自适应权重图对空间细节与光谱本质进行像素级或特征级的加权融合，使模型在纹理丰富区域自动侧重空间线索，而在光谱特征显著区域优先依赖光谱信息，再通过数据驱动的动态平衡策略，抑制单一模态在复杂场景下的噪声干扰。</w:delText>
        </w:r>
      </w:del>
    </w:p>
    <w:p w14:paraId="6A52E29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03" w:author="何壮" w:date="2026-03-13T13:18:57Z"/>
          <w:rFonts w:hint="eastAsia" w:ascii="宋体" w:hAnsi="宋体"/>
          <w:sz w:val="24"/>
          <w:szCs w:val="24"/>
          <w:lang w:val="en-US" w:eastAsia="zh-CN"/>
        </w:rPr>
      </w:pPr>
      <w:del w:id="304" w:author="何壮" w:date="2026-03-13T13:18:57Z">
        <w:r>
          <w:rPr>
            <w:rFonts w:hint="eastAsia" w:ascii="宋体" w:hAnsi="宋体"/>
            <w:sz w:val="24"/>
            <w:szCs w:val="24"/>
            <w:lang w:val="en-US" w:eastAsia="zh-CN"/>
          </w:rPr>
          <w:delText>双流特征交互架构是指两条并行的特征提取支路，其中空间流支路专注于利用多尺度卷积捕获目标的几何形态、纹理细节及空间上下文关系，而光谱流支路则沿波段维度挖掘材料特有的连续光谱吸收指纹与反射特性。</w:delText>
        </w:r>
      </w:del>
    </w:p>
    <w:p w14:paraId="7686493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05" w:author="何壮" w:date="2026-03-13T13:18:57Z"/>
          <w:rFonts w:hint="eastAsia" w:ascii="宋体" w:hAnsi="宋体"/>
          <w:sz w:val="24"/>
          <w:szCs w:val="24"/>
          <w:lang w:val="en-US" w:eastAsia="zh-CN"/>
        </w:rPr>
      </w:pPr>
      <w:del w:id="306" w:author="何壮" w:date="2026-03-13T13:18:57Z">
        <w:r>
          <w:rPr>
            <w:rFonts w:hint="eastAsia" w:ascii="宋体" w:hAnsi="宋体"/>
            <w:sz w:val="24"/>
            <w:szCs w:val="24"/>
            <w:lang w:val="en-US" w:eastAsia="zh-CN"/>
          </w:rPr>
          <w:delText>S3：通过在空域采用最大池化和平均池化操作，在谱域采用1*1卷积操作，将网络参数轻量化。</w:delText>
        </w:r>
      </w:del>
    </w:p>
    <w:p w14:paraId="5D8193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07" w:author="何壮" w:date="2026-03-13T13:18:57Z"/>
          <w:rFonts w:hint="eastAsia" w:ascii="宋体" w:hAnsi="宋体"/>
          <w:sz w:val="24"/>
          <w:szCs w:val="24"/>
          <w:lang w:val="en-US" w:eastAsia="zh-CN"/>
        </w:rPr>
      </w:pPr>
      <w:del w:id="308" w:author="何壮" w:date="2026-03-13T13:18:57Z">
        <w:r>
          <w:rPr>
            <w:rFonts w:hint="eastAsia" w:ascii="宋体" w:hAnsi="宋体"/>
            <w:sz w:val="24"/>
            <w:szCs w:val="24"/>
            <w:lang w:val="en-US" w:eastAsia="zh-CN"/>
          </w:rPr>
          <w:delText>其中，在空域采用最大池化和平均池化操作包括对输入</w:delText>
        </w:r>
      </w:del>
      <w:del w:id="309" w:author="何壮" w:date="2026-03-13T13:18:57Z">
        <w:r>
          <w:rPr>
            <w:rFonts w:hint="default" w:ascii="宋体" w:hAnsi="宋体"/>
            <w:sz w:val="24"/>
            <w:szCs w:val="24"/>
            <w:lang w:val="en-US" w:eastAsia="zh-CN"/>
          </w:rPr>
          <w:delText>特征图在空间维度上划分不重叠的局部窗口，</w:delText>
        </w:r>
      </w:del>
      <w:del w:id="310" w:author="何壮" w:date="2026-03-13T13:18:57Z">
        <w:r>
          <w:rPr>
            <w:rFonts w:hint="eastAsia" w:ascii="宋体" w:hAnsi="宋体"/>
            <w:sz w:val="24"/>
            <w:szCs w:val="24"/>
            <w:lang w:val="en-US" w:eastAsia="zh-CN"/>
          </w:rPr>
          <w:delText>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delText>
        </w:r>
      </w:del>
    </w:p>
    <w:p w14:paraId="47382E5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11" w:author="何壮" w:date="2026-03-13T13:18:57Z"/>
          <w:rFonts w:hint="eastAsia" w:ascii="宋体" w:hAnsi="宋体"/>
          <w:sz w:val="24"/>
          <w:szCs w:val="24"/>
          <w:lang w:val="en-US" w:eastAsia="zh-CN"/>
        </w:rPr>
      </w:pPr>
      <w:del w:id="312" w:author="何壮" w:date="2026-03-13T13:18:57Z">
        <w:r>
          <w:rPr>
            <w:rFonts w:hint="eastAsia" w:ascii="宋体" w:hAnsi="宋体"/>
            <w:sz w:val="24"/>
            <w:szCs w:val="24"/>
            <w:lang w:val="en-US" w:eastAsia="zh-CN"/>
          </w:rPr>
          <w:delText>在谱域采用1</w:delText>
        </w:r>
      </w:del>
      <w:del w:id="313" w:author="何壮" w:date="2026-03-13T13:18:57Z">
        <w:r>
          <w:rPr>
            <w:rFonts w:hint="default" w:ascii="宋体" w:hAnsi="宋体"/>
            <w:sz w:val="24"/>
            <w:szCs w:val="24"/>
            <w:lang w:val="en-US" w:eastAsia="zh-CN"/>
          </w:rPr>
          <w:delText>*</w:delText>
        </w:r>
      </w:del>
      <w:del w:id="314" w:author="何壮" w:date="2026-03-13T13:18:57Z">
        <w:r>
          <w:rPr>
            <w:rFonts w:hint="eastAsia" w:ascii="宋体" w:hAnsi="宋体"/>
            <w:sz w:val="24"/>
            <w:szCs w:val="24"/>
            <w:lang w:val="en-US" w:eastAsia="zh-CN"/>
          </w:rPr>
          <w:delText>1卷积操作包括将高光谱数据立方体视为以波段数为通道深度的特征图，利用大小为1×1的卷积核在保持空间分辨率完全不变的前提下，沿光谱维度对所有波段的响应值进行线性加权组合与非线性变换。</w:delText>
        </w:r>
      </w:del>
    </w:p>
    <w:p w14:paraId="4513C99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15" w:author="何壮" w:date="2026-03-13T13:18:57Z"/>
          <w:rFonts w:hint="eastAsia" w:ascii="宋体" w:hAnsi="宋体"/>
          <w:sz w:val="24"/>
          <w:szCs w:val="24"/>
          <w:lang w:val="en-US" w:eastAsia="zh-CN"/>
        </w:rPr>
      </w:pPr>
      <w:del w:id="316" w:author="何壮" w:date="2026-03-13T13:18:57Z">
        <w:r>
          <w:rPr>
            <w:rFonts w:hint="eastAsia" w:ascii="宋体" w:hAnsi="宋体"/>
            <w:sz w:val="24"/>
            <w:szCs w:val="24"/>
            <w:lang w:val="en-US" w:eastAsia="zh-CN"/>
          </w:rPr>
          <w:delText>S3.1：网络参数轻量化包括通过引入深度可分离卷积将标准卷积的空间滤波与通道融合解耦，减少冗余计算量，采用瓶颈结构利用1×1卷积在深层网络中先降维再升维，压缩中间特征图的通道数，结合通道剪枝技术剔除对输出贡献微弱的冗余滤波器，并应用低秩分解将大尺寸卷积核分解为多个小矩阵的级联，再利用权重量化将高精度浮点参数映射为低比特整数表示。</w:delText>
        </w:r>
      </w:del>
    </w:p>
    <w:p w14:paraId="1F4DEBF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17" w:author="何壮" w:date="2026-03-13T13:18:57Z"/>
          <w:rFonts w:hint="eastAsia" w:ascii="宋体" w:hAnsi="宋体"/>
          <w:sz w:val="24"/>
          <w:szCs w:val="24"/>
          <w:lang w:val="en-US" w:eastAsia="zh-CN"/>
        </w:rPr>
      </w:pPr>
      <w:del w:id="318" w:author="何壮" w:date="2026-03-13T13:18:57Z">
        <w:r>
          <w:rPr>
            <w:rFonts w:hint="eastAsia" w:ascii="宋体" w:hAnsi="宋体"/>
            <w:sz w:val="24"/>
            <w:szCs w:val="24"/>
            <w:lang w:val="en-US" w:eastAsia="zh-CN"/>
          </w:rPr>
          <w:delText>通道剪枝技术是指一种通过评估卷积层中各个输出通道的重要性，识别并移除对模型最终预测贡献微弱或冗余的通道，从而直接缩减网络宽度、降低参数量与计算复杂度的结构化模型压缩方法。</w:delText>
        </w:r>
      </w:del>
    </w:p>
    <w:p w14:paraId="5AAA67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19" w:author="何壮" w:date="2026-03-13T11:03:17Z"/>
          <w:rFonts w:hint="eastAsia" w:ascii="宋体" w:hAnsi="宋体"/>
          <w:sz w:val="24"/>
          <w:szCs w:val="24"/>
          <w:lang w:val="en-US" w:eastAsia="zh-CN"/>
        </w:rPr>
      </w:pPr>
      <w:del w:id="320" w:author="何壮" w:date="2026-03-13T11:03:17Z">
        <w:r>
          <w:rPr>
            <w:rFonts w:hint="eastAsia" w:ascii="宋体" w:hAnsi="宋体"/>
            <w:sz w:val="24"/>
            <w:szCs w:val="24"/>
            <w:lang w:val="en-US" w:eastAsia="zh-CN"/>
          </w:rPr>
          <w:delText>进一步的，本实施例还提供一种轻量级空谱多模融合的目标检测及分割系统，包括：</w:delText>
        </w:r>
      </w:del>
    </w:p>
    <w:p w14:paraId="30E0CA1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21" w:author="何壮" w:date="2026-03-13T11:03:17Z"/>
          <w:rFonts w:hint="eastAsia" w:ascii="宋体" w:hAnsi="宋体"/>
          <w:sz w:val="24"/>
          <w:szCs w:val="24"/>
          <w:lang w:val="en-US" w:eastAsia="zh-CN"/>
        </w:rPr>
      </w:pPr>
      <w:del w:id="322" w:author="何壮" w:date="2026-03-13T11:03:17Z">
        <w:r>
          <w:rPr>
            <w:rFonts w:hint="eastAsia" w:ascii="宋体" w:hAnsi="宋体"/>
            <w:sz w:val="24"/>
            <w:szCs w:val="24"/>
            <w:lang w:val="en-US" w:eastAsia="zh-CN"/>
          </w:rPr>
          <w:delText>空间形状特征提取分支模块，其通过在不同维度作用不同尺度和方向的卷积核，将图像空间特性和光谱特性进行分离。</w:delText>
        </w:r>
      </w:del>
    </w:p>
    <w:p w14:paraId="30C846A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23" w:author="何壮" w:date="2026-03-13T11:03:17Z"/>
          <w:rFonts w:hint="eastAsia" w:ascii="宋体" w:hAnsi="宋体"/>
          <w:sz w:val="24"/>
          <w:szCs w:val="24"/>
          <w:lang w:val="en-US" w:eastAsia="zh-CN"/>
        </w:rPr>
      </w:pPr>
      <w:del w:id="324" w:author="何壮" w:date="2026-03-13T11:03:17Z">
        <w:r>
          <w:rPr>
            <w:rFonts w:hint="eastAsia" w:ascii="宋体" w:hAnsi="宋体"/>
            <w:sz w:val="24"/>
            <w:szCs w:val="24"/>
            <w:lang w:val="en-US" w:eastAsia="zh-CN"/>
          </w:rPr>
          <w:delText>基于注意力的特征融合模块，其通过空间特征与光谱特征的有机结合，将互补信息自适应整合。</w:delText>
        </w:r>
      </w:del>
    </w:p>
    <w:p w14:paraId="6D66410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25" w:author="何壮" w:date="2026-03-13T11:03:17Z"/>
          <w:rFonts w:hint="eastAsia" w:ascii="宋体" w:hAnsi="宋体"/>
          <w:sz w:val="24"/>
          <w:szCs w:val="24"/>
          <w:lang w:val="en-US" w:eastAsia="zh-CN"/>
        </w:rPr>
      </w:pPr>
      <w:del w:id="326" w:author="何壮" w:date="2026-03-13T11:03:17Z">
        <w:r>
          <w:rPr>
            <w:rFonts w:hint="eastAsia" w:ascii="宋体" w:hAnsi="宋体"/>
            <w:sz w:val="24"/>
            <w:szCs w:val="24"/>
            <w:lang w:val="en-US" w:eastAsia="zh-CN"/>
          </w:rPr>
          <w:delText>光谱特征提取分支模块，其通过在空域采用最大池化和平均池化操作，在谱域采用1*1卷积操作，将网络参数轻量化。</w:delText>
        </w:r>
      </w:del>
    </w:p>
    <w:p w14:paraId="361E4CA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进一步的，空间形状特征提取分支：该分支旨在提取鲁棒的空间结构信息，同时降低数据的冗余度。首先对输入图像数据使用通道维度平均池化与通道维度最大池化。其中平均池化计算每个空间像素的响应强度均值，可表征图像的全局结构特征。最大池化捕捉每个空间像素在各波段的最强激活响应，能有效保留局部关键细节。两项操作均将通道压缩至1，生成两个仅保留空间信息的二维特征图。然后，将上述两个池化特征图沿通道维度拼接。随后，拼接后的张量被输入至注意力增强型U-Net。该网络采用带批量归一化与ReLU激活函数的3×3卷积核提取多尺度空间特征，并在关键卷积层后嵌入空间注意力模块。空间注意力模块通过自适应为目标区域分配更高权重、为背景噪声分配更低权重，实现判别性空间信息的自适应提取。与3D-CNN等传统高光谱深度学习网络相比，该方法因提前压缩光谱维度，参数数量减少了数十至数百倍。</w:t>
      </w:r>
    </w:p>
    <w:p w14:paraId="609941C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27" w:author="何壮" w:date="2026-03-13T11:03:53Z"/>
          <w:rFonts w:hint="eastAsia" w:ascii="宋体" w:hAnsi="宋体"/>
          <w:sz w:val="24"/>
          <w:szCs w:val="24"/>
          <w:lang w:val="en-US" w:eastAsia="zh-CN"/>
        </w:rPr>
      </w:pPr>
      <w:del w:id="328" w:author="何壮" w:date="2026-03-13T11:03:53Z">
        <w:r>
          <w:rPr>
            <w:rFonts w:hint="eastAsia" w:ascii="宋体" w:hAnsi="宋体"/>
            <w:sz w:val="24"/>
            <w:szCs w:val="24"/>
            <w:lang w:val="en-US" w:eastAsia="zh-CN"/>
          </w:rPr>
          <w:delText>基于注意力的特征融合模块：空间特征与光谱特征具有互补优势，其中空间特征提供结构上下文，光谱特征反映材料本质。为实现二者的有机融合，本发明设计了基于级联注意力机制的融合模块。首先将空间分支与光谱分支的输出沿通道维度拼接，形成包含两类模态信息的组合特征张量。然后将拼接后的张量施加通道注意力模块，基于输入的数据来学习各通道的重要性，增强高判别性通道的权重，弱化无关通道。接着通过空间注意力模块对空间平面加权，来突出目标区域并抑制背景干扰，确保融合过程聚焦于有意义的目标区域，避免了特征的简单叠加，实现了互补信息的自适应整合。最后，融合特征经两层连续1×1卷积处理生成最终的检测及分割结果。</w:delText>
        </w:r>
      </w:del>
    </w:p>
    <w:p w14:paraId="29CAC82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ins w:id="329" w:author="何壮" w:date="2026-03-13T11:03:57Z"/>
          <w:rFonts w:hint="eastAsia" w:ascii="宋体" w:hAnsi="宋体"/>
          <w:sz w:val="24"/>
          <w:szCs w:val="24"/>
          <w:lang w:val="en-US" w:eastAsia="zh-CN"/>
        </w:rPr>
      </w:pPr>
      <w:r>
        <w:rPr>
          <w:rFonts w:hint="eastAsia" w:ascii="宋体" w:hAnsi="宋体"/>
          <w:sz w:val="24"/>
          <w:szCs w:val="24"/>
          <w:lang w:val="en-US" w:eastAsia="zh-CN"/>
        </w:rPr>
        <w:t>光谱特征提取分支：该分支的目标是从通道维度中隔离并提取材料专属光谱特征，避免空间信息的干扰，其设计充分适配光谱数据的冗余性与判别性特征。光谱数据存在显著冗余，相邻光谱波段相似度高，仅少数波段含材料专属判别信息。为保留关键光谱信息并降低参数量，该分支采用1×1卷积核实现逐层降维。需特别说明的是，1×1卷积核仅在通道维度操作，不涉及任何空间邻域信息，从根本上避免了光谱特征提取过程中的空间干扰。然后，在每个1×1卷积层后嵌入通道注意力模块，该模块通过分析通道间的相关性，计算各光谱通道的重要性权重，再借助深度学习自适应增强判别性通道的贡献、抑制噪声通道的干扰。这一设计确保分支聚焦于目标的固有光谱属性，进一步提升了光谱特征的鲁棒性。</w:t>
      </w:r>
    </w:p>
    <w:p w14:paraId="35E2CD3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宋体" w:hAnsi="宋体"/>
          <w:sz w:val="24"/>
          <w:szCs w:val="24"/>
          <w:lang w:val="en-US" w:eastAsia="zh-CN"/>
        </w:rPr>
        <w:pPrChange w:id="330" w:author="何壮" w:date="2026-03-13T13:19:15Z">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pPrChange>
      </w:pPr>
      <w:ins w:id="331" w:author="何壮" w:date="2026-03-13T11:04:01Z">
        <w:r>
          <w:rPr>
            <w:rFonts w:hint="eastAsia" w:ascii="宋体" w:hAnsi="宋体"/>
            <w:sz w:val="24"/>
            <w:szCs w:val="24"/>
            <w:lang w:val="en-US" w:eastAsia="zh-CN"/>
          </w:rPr>
          <w:t>S</w:t>
        </w:r>
      </w:ins>
      <w:ins w:id="332" w:author="何壮" w:date="2026-03-13T13:19:27Z">
        <w:r>
          <w:rPr>
            <w:rFonts w:hint="eastAsia" w:ascii="宋体" w:hAnsi="宋体"/>
            <w:sz w:val="24"/>
            <w:szCs w:val="24"/>
            <w:lang w:val="en-US" w:eastAsia="zh-CN"/>
          </w:rPr>
          <w:t>3</w:t>
        </w:r>
      </w:ins>
      <w:ins w:id="333" w:author="何壮" w:date="2026-03-13T11:04:01Z">
        <w:r>
          <w:rPr>
            <w:rFonts w:hint="eastAsia" w:ascii="宋体" w:hAnsi="宋体"/>
            <w:sz w:val="24"/>
            <w:szCs w:val="24"/>
            <w:lang w:val="en-US" w:eastAsia="zh-CN"/>
          </w:rPr>
          <w:t>:</w:t>
        </w:r>
      </w:ins>
      <w:ins w:id="334" w:author="何壮" w:date="2026-03-13T11:04:03Z">
        <w:r>
          <w:rPr>
            <w:rFonts w:hint="eastAsia" w:ascii="宋体" w:hAnsi="宋体"/>
            <w:sz w:val="24"/>
            <w:szCs w:val="24"/>
            <w:lang w:val="en-US" w:eastAsia="zh-CN"/>
          </w:rPr>
          <w:t>基于注意力的特征融合模块：空间特征与光谱特征具有互补优势，其中空间特征提供结构上下文，光谱特征反映材料本质。为实现二者的有机融合，本发明设计了基于级联注意力机制的融合模块。首先将空间分支与光谱分支的输出沿通道维度拼接，形成包含两类模态信息的组合特征张量。然后将拼接后的张量施加通道注意力模块，基于输入的数据来学习各通道的重要性，增强高判别性通道的权重，弱化无关通道。接着通过空间注意力模块对空间平面加权，来突出目标区域并抑制背景干扰，确保融合过程聚焦于有意义的目标区域，避免了特征的简单叠加，实现了互补信息的自适应整合。最后，融合特征经两层连续1×1卷积处理生成最终的检测及分割结果。</w:t>
        </w:r>
      </w:ins>
    </w:p>
    <w:p w14:paraId="32F6C3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35" w:author="何壮" w:date="2026-03-13T11:03:48Z"/>
          <w:rFonts w:hint="eastAsia" w:ascii="宋体" w:hAnsi="宋体"/>
          <w:sz w:val="24"/>
          <w:szCs w:val="24"/>
          <w:lang w:val="en-US" w:eastAsia="zh-CN"/>
        </w:rPr>
      </w:pPr>
      <w:del w:id="336" w:author="何壮" w:date="2026-03-13T11:03:48Z">
        <w:r>
          <w:rPr>
            <w:rFonts w:hint="eastAsia" w:ascii="宋体" w:hAnsi="宋体"/>
            <w:sz w:val="24"/>
            <w:szCs w:val="24"/>
            <w:lang w:val="en-US" w:eastAsia="zh-CN"/>
          </w:rPr>
          <w:delText>本实施例还提供一种计算机设备，适用于轻量级空谱多模融合的目标检测及分割方法的情况，包括存储器和处理器；存储器用于存储计算机可执行指令，处理器用于执行计算机可执行指令，实现如上述实施例提出的轻量级空谱多模融合的目标检测及分割方法。</w:delText>
        </w:r>
      </w:del>
    </w:p>
    <w:p w14:paraId="7E867EA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del w:id="337" w:author="何壮" w:date="2026-03-13T11:03:48Z"/>
          <w:rFonts w:hint="eastAsia" w:ascii="宋体" w:hAnsi="宋体"/>
          <w:sz w:val="24"/>
          <w:szCs w:val="24"/>
          <w:lang w:val="en-US" w:eastAsia="zh-CN"/>
        </w:rPr>
      </w:pPr>
      <w:del w:id="338" w:author="何壮" w:date="2026-03-13T11:03:48Z">
        <w:r>
          <w:rPr>
            <w:rFonts w:hint="eastAsia" w:ascii="宋体" w:hAnsi="宋体"/>
            <w:sz w:val="24"/>
            <w:szCs w:val="24"/>
            <w:lang w:val="en-US" w:eastAsia="zh-CN"/>
          </w:rPr>
          <w:delText>该计算机设备可以是终端，该计算机设备包括通过系统总线连接的处理器、存储器、通信接口、显示屏和输入装置。其中，该计算机设备的处理器用于提供计算和控制能力。该计算机设备的存储器包括非易失性存储介质、内存储器。该非易失性存储介质存储有操作系统和计算机程序。该内存储器为非易失性存储介质中的操作系统和计算机程序的运行提供环境。该计算机设备的通信接口用于与外部的终端进行有线或无线方式的通信，无线方式可通过WIFI、运营商网络、NFC(近场通信)或其他技术实现。该计算机设备的显示屏可以是液晶显示屏或者电子墨水显示屏，该计算机设备的输入装置可以是显示屏上覆盖的触摸层，也可以是计算机设备外壳上设置的按键、轨迹球或触控板，还可以是外接的键盘、触控板或鼠标等。</w:delText>
        </w:r>
      </w:del>
    </w:p>
    <w:p w14:paraId="74C24B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综上，本发明提出的轻量级空谱多模融合的目标检测及分割网络主要结构如下面表1（网络主要结构层)所示，其核心优势在于仅采用小尺寸卷积核，规避了大尺寸卷积核、三维卷积等操作对参数与计算量的增加。同时，双分支结构支持空间与光谱特征提取的并行计算，进一步提升了推理速度，为资源受限平台的实际部署提供了可能。</w:t>
      </w:r>
    </w:p>
    <w:p w14:paraId="46C7BD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p w14:paraId="49BBC2B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p w14:paraId="07E4CE39">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表一   网络主要结构层</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2207"/>
        <w:gridCol w:w="2239"/>
        <w:gridCol w:w="2505"/>
      </w:tblGrid>
      <w:tr w14:paraId="070D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tcBorders>
              <w:top w:val="single" w:color="000000" w:sz="12" w:space="0"/>
              <w:left w:val="nil"/>
              <w:bottom w:val="single" w:color="000000" w:sz="4" w:space="0"/>
              <w:right w:val="nil"/>
              <w:tl2br w:val="nil"/>
            </w:tcBorders>
            <w:shd w:val="clear" w:color="auto" w:fill="FFFFFF"/>
          </w:tcPr>
          <w:p w14:paraId="22C3EDA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Module</w:t>
            </w:r>
          </w:p>
        </w:tc>
        <w:tc>
          <w:tcPr>
            <w:tcW w:w="1294" w:type="pct"/>
            <w:tcBorders>
              <w:top w:val="single" w:color="000000" w:sz="12" w:space="0"/>
              <w:left w:val="nil"/>
              <w:bottom w:val="single" w:color="000000" w:sz="4" w:space="0"/>
              <w:right w:val="nil"/>
            </w:tcBorders>
            <w:shd w:val="clear" w:color="auto" w:fill="FFFFFF"/>
          </w:tcPr>
          <w:p w14:paraId="001D1CC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Layer Type</w:t>
            </w:r>
          </w:p>
        </w:tc>
        <w:tc>
          <w:tcPr>
            <w:tcW w:w="1313" w:type="pct"/>
            <w:tcBorders>
              <w:top w:val="single" w:color="000000" w:sz="12" w:space="0"/>
              <w:left w:val="nil"/>
              <w:bottom w:val="single" w:color="000000" w:sz="4" w:space="0"/>
              <w:right w:val="nil"/>
            </w:tcBorders>
            <w:shd w:val="clear" w:color="auto" w:fill="FFFFFF"/>
          </w:tcPr>
          <w:p w14:paraId="4CBE983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Kernel Size</w:t>
            </w:r>
          </w:p>
        </w:tc>
        <w:tc>
          <w:tcPr>
            <w:tcW w:w="1468" w:type="pct"/>
            <w:tcBorders>
              <w:top w:val="single" w:color="000000" w:sz="12" w:space="0"/>
              <w:left w:val="nil"/>
              <w:bottom w:val="single" w:color="000000" w:sz="4" w:space="0"/>
              <w:right w:val="nil"/>
            </w:tcBorders>
            <w:shd w:val="clear" w:color="auto" w:fill="FFFFFF"/>
          </w:tcPr>
          <w:p w14:paraId="2CCF757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Output Size</w:t>
            </w:r>
          </w:p>
        </w:tc>
      </w:tr>
      <w:tr w14:paraId="1F04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restart"/>
            <w:tcBorders>
              <w:top w:val="single" w:color="000000" w:sz="4" w:space="0"/>
              <w:left w:val="nil"/>
              <w:bottom w:val="nil"/>
              <w:right w:val="nil"/>
            </w:tcBorders>
            <w:shd w:val="clear" w:color="auto" w:fill="FFFFFF"/>
            <w:vAlign w:val="center"/>
          </w:tcPr>
          <w:p w14:paraId="28C7C51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w:t>
            </w:r>
          </w:p>
          <w:p w14:paraId="08645D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branch</w:t>
            </w:r>
          </w:p>
        </w:tc>
        <w:tc>
          <w:tcPr>
            <w:tcW w:w="1294" w:type="pct"/>
            <w:tcBorders>
              <w:top w:val="single" w:color="000000" w:sz="4" w:space="0"/>
              <w:left w:val="nil"/>
              <w:bottom w:val="nil"/>
              <w:right w:val="nil"/>
            </w:tcBorders>
            <w:shd w:val="clear" w:color="auto" w:fill="FFFFFF"/>
          </w:tcPr>
          <w:p w14:paraId="2343C19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AvgPool2d</w:t>
            </w:r>
          </w:p>
        </w:tc>
        <w:tc>
          <w:tcPr>
            <w:tcW w:w="1313" w:type="pct"/>
            <w:tcBorders>
              <w:top w:val="single" w:color="000000" w:sz="4" w:space="0"/>
              <w:left w:val="nil"/>
              <w:bottom w:val="nil"/>
              <w:right w:val="nil"/>
            </w:tcBorders>
            <w:shd w:val="clear" w:color="auto" w:fill="FFFFFF"/>
          </w:tcPr>
          <w:p w14:paraId="19C553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B,128,1,1,1</w:t>
            </w:r>
          </w:p>
        </w:tc>
        <w:tc>
          <w:tcPr>
            <w:tcW w:w="1468" w:type="pct"/>
            <w:tcBorders>
              <w:top w:val="single" w:color="000000" w:sz="4" w:space="0"/>
              <w:left w:val="nil"/>
              <w:bottom w:val="nil"/>
              <w:right w:val="nil"/>
            </w:tcBorders>
            <w:shd w:val="clear" w:color="auto" w:fill="FFFFFF"/>
          </w:tcPr>
          <w:p w14:paraId="6E9E6A7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B,1,256,256</w:t>
            </w:r>
          </w:p>
        </w:tc>
      </w:tr>
      <w:tr w14:paraId="4B93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085A2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E3EBF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MaxPool2d</w:t>
            </w:r>
          </w:p>
        </w:tc>
        <w:tc>
          <w:tcPr>
            <w:tcW w:w="1313" w:type="pct"/>
            <w:tcBorders>
              <w:top w:val="nil"/>
              <w:left w:val="nil"/>
              <w:bottom w:val="nil"/>
              <w:right w:val="nil"/>
            </w:tcBorders>
            <w:shd w:val="clear" w:color="auto" w:fill="FFFFFF"/>
            <w:vAlign w:val="top"/>
          </w:tcPr>
          <w:p w14:paraId="79AF905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B,128,1,1,1</w:t>
            </w:r>
          </w:p>
        </w:tc>
        <w:tc>
          <w:tcPr>
            <w:tcW w:w="1468" w:type="pct"/>
            <w:tcBorders>
              <w:top w:val="nil"/>
              <w:left w:val="nil"/>
              <w:bottom w:val="nil"/>
              <w:right w:val="nil"/>
            </w:tcBorders>
            <w:shd w:val="clear" w:color="auto" w:fill="FFFFFF"/>
            <w:vAlign w:val="top"/>
          </w:tcPr>
          <w:p w14:paraId="300EC5F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B,1,256,256</w:t>
            </w:r>
          </w:p>
        </w:tc>
      </w:tr>
      <w:tr w14:paraId="4963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7D61FE4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1E1EC6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487298F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B,2,2,3,3</w:t>
            </w:r>
          </w:p>
        </w:tc>
        <w:tc>
          <w:tcPr>
            <w:tcW w:w="1468" w:type="pct"/>
            <w:tcBorders>
              <w:top w:val="nil"/>
              <w:left w:val="nil"/>
              <w:bottom w:val="nil"/>
              <w:right w:val="nil"/>
            </w:tcBorders>
            <w:shd w:val="clear" w:color="auto" w:fill="FFFFFF"/>
            <w:vAlign w:val="top"/>
          </w:tcPr>
          <w:p w14:paraId="1ACDBF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B,2,256,256</w:t>
            </w:r>
          </w:p>
        </w:tc>
      </w:tr>
      <w:tr w14:paraId="728F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6E15C9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001977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SpatialAtt</w:t>
            </w:r>
          </w:p>
        </w:tc>
        <w:tc>
          <w:tcPr>
            <w:tcW w:w="1313" w:type="pct"/>
            <w:tcBorders>
              <w:top w:val="nil"/>
              <w:left w:val="nil"/>
              <w:bottom w:val="nil"/>
              <w:right w:val="nil"/>
            </w:tcBorders>
            <w:shd w:val="clear" w:color="auto" w:fill="FFFFFF"/>
            <w:vAlign w:val="top"/>
          </w:tcPr>
          <w:p w14:paraId="264DD8A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0978DBC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B,2,256,256</w:t>
            </w:r>
          </w:p>
        </w:tc>
      </w:tr>
      <w:tr w14:paraId="13EE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65EF96D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B7FF85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53F5CDE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B,2,16,3,3</w:t>
            </w:r>
          </w:p>
        </w:tc>
        <w:tc>
          <w:tcPr>
            <w:tcW w:w="1468" w:type="pct"/>
            <w:tcBorders>
              <w:top w:val="nil"/>
              <w:left w:val="nil"/>
              <w:bottom w:val="nil"/>
              <w:right w:val="nil"/>
            </w:tcBorders>
            <w:shd w:val="clear" w:color="auto" w:fill="FFFFFF"/>
            <w:vAlign w:val="top"/>
          </w:tcPr>
          <w:p w14:paraId="469E0BA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1C0D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28E123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E151A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01CE1B2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B,16,32,3,3</w:t>
            </w:r>
          </w:p>
        </w:tc>
        <w:tc>
          <w:tcPr>
            <w:tcW w:w="1468" w:type="pct"/>
            <w:tcBorders>
              <w:top w:val="nil"/>
              <w:left w:val="nil"/>
              <w:bottom w:val="nil"/>
              <w:right w:val="nil"/>
            </w:tcBorders>
            <w:shd w:val="clear" w:color="auto" w:fill="FFFFFF"/>
            <w:vAlign w:val="top"/>
          </w:tcPr>
          <w:p w14:paraId="36EDE19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B,32,128,128</w:t>
            </w:r>
          </w:p>
        </w:tc>
      </w:tr>
      <w:tr w14:paraId="53B1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66C43F7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700090E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07C15A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B,32,64,3,3</w:t>
            </w:r>
          </w:p>
        </w:tc>
        <w:tc>
          <w:tcPr>
            <w:tcW w:w="1468" w:type="pct"/>
            <w:tcBorders>
              <w:top w:val="nil"/>
              <w:left w:val="nil"/>
              <w:bottom w:val="nil"/>
              <w:right w:val="nil"/>
            </w:tcBorders>
            <w:shd w:val="clear" w:color="auto" w:fill="FFFFFF"/>
            <w:vAlign w:val="top"/>
          </w:tcPr>
          <w:p w14:paraId="7FC53C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B,64,64,64</w:t>
            </w:r>
          </w:p>
        </w:tc>
      </w:tr>
      <w:tr w14:paraId="3AAF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25A2FD5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7CE7C4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11503B4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B,64,128,3,3</w:t>
            </w:r>
          </w:p>
        </w:tc>
        <w:tc>
          <w:tcPr>
            <w:tcW w:w="1468" w:type="pct"/>
            <w:tcBorders>
              <w:top w:val="nil"/>
              <w:left w:val="nil"/>
              <w:bottom w:val="nil"/>
              <w:right w:val="nil"/>
            </w:tcBorders>
            <w:shd w:val="clear" w:color="auto" w:fill="FFFFFF"/>
            <w:vAlign w:val="top"/>
          </w:tcPr>
          <w:p w14:paraId="38B8878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B,128,32,32</w:t>
            </w:r>
          </w:p>
        </w:tc>
      </w:tr>
      <w:tr w14:paraId="3D75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0A22EEC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4C481F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Transpose2d</w:t>
            </w:r>
          </w:p>
        </w:tc>
        <w:tc>
          <w:tcPr>
            <w:tcW w:w="1313" w:type="pct"/>
            <w:tcBorders>
              <w:top w:val="nil"/>
              <w:left w:val="nil"/>
              <w:bottom w:val="nil"/>
              <w:right w:val="nil"/>
            </w:tcBorders>
            <w:shd w:val="clear" w:color="auto" w:fill="FFFFFF"/>
            <w:vAlign w:val="top"/>
          </w:tcPr>
          <w:p w14:paraId="4A3960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B,128,64,3,3</w:t>
            </w:r>
          </w:p>
        </w:tc>
        <w:tc>
          <w:tcPr>
            <w:tcW w:w="1468" w:type="pct"/>
            <w:tcBorders>
              <w:top w:val="nil"/>
              <w:left w:val="nil"/>
              <w:bottom w:val="nil"/>
              <w:right w:val="nil"/>
            </w:tcBorders>
            <w:shd w:val="clear" w:color="auto" w:fill="FFFFFF"/>
            <w:vAlign w:val="top"/>
          </w:tcPr>
          <w:p w14:paraId="55CAFE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B,64,64,64</w:t>
            </w:r>
          </w:p>
        </w:tc>
      </w:tr>
      <w:tr w14:paraId="4B3E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96D366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11AF83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Transpose2d</w:t>
            </w:r>
          </w:p>
        </w:tc>
        <w:tc>
          <w:tcPr>
            <w:tcW w:w="1313" w:type="pct"/>
            <w:tcBorders>
              <w:top w:val="nil"/>
              <w:left w:val="nil"/>
              <w:bottom w:val="nil"/>
              <w:right w:val="nil"/>
            </w:tcBorders>
            <w:shd w:val="clear" w:color="auto" w:fill="FFFFFF"/>
            <w:vAlign w:val="top"/>
          </w:tcPr>
          <w:p w14:paraId="2306D2F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B,64,32,3,3</w:t>
            </w:r>
          </w:p>
        </w:tc>
        <w:tc>
          <w:tcPr>
            <w:tcW w:w="1468" w:type="pct"/>
            <w:tcBorders>
              <w:top w:val="nil"/>
              <w:left w:val="nil"/>
              <w:bottom w:val="nil"/>
              <w:right w:val="nil"/>
            </w:tcBorders>
            <w:shd w:val="clear" w:color="auto" w:fill="FFFFFF"/>
            <w:vAlign w:val="top"/>
          </w:tcPr>
          <w:p w14:paraId="769D4EB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B,32,128,128</w:t>
            </w:r>
          </w:p>
        </w:tc>
      </w:tr>
      <w:tr w14:paraId="04E0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0EAD20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01711ED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Transpose2d</w:t>
            </w:r>
          </w:p>
        </w:tc>
        <w:tc>
          <w:tcPr>
            <w:tcW w:w="1313" w:type="pct"/>
            <w:tcBorders>
              <w:top w:val="nil"/>
              <w:left w:val="nil"/>
              <w:bottom w:val="nil"/>
              <w:right w:val="nil"/>
            </w:tcBorders>
            <w:shd w:val="clear" w:color="auto" w:fill="FFFFFF"/>
            <w:vAlign w:val="top"/>
          </w:tcPr>
          <w:p w14:paraId="77C2F36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B,32,16,3,3</w:t>
            </w:r>
          </w:p>
        </w:tc>
        <w:tc>
          <w:tcPr>
            <w:tcW w:w="1468" w:type="pct"/>
            <w:tcBorders>
              <w:top w:val="nil"/>
              <w:left w:val="nil"/>
              <w:bottom w:val="nil"/>
              <w:right w:val="nil"/>
            </w:tcBorders>
            <w:shd w:val="clear" w:color="auto" w:fill="FFFFFF"/>
            <w:vAlign w:val="top"/>
          </w:tcPr>
          <w:p w14:paraId="274200A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47FD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4D3780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43CEB8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SpatialAtt</w:t>
            </w:r>
          </w:p>
        </w:tc>
        <w:tc>
          <w:tcPr>
            <w:tcW w:w="1313" w:type="pct"/>
            <w:tcBorders>
              <w:top w:val="nil"/>
              <w:left w:val="nil"/>
              <w:bottom w:val="nil"/>
              <w:right w:val="nil"/>
            </w:tcBorders>
            <w:shd w:val="clear" w:color="auto" w:fill="FFFFFF"/>
            <w:vAlign w:val="top"/>
          </w:tcPr>
          <w:p w14:paraId="01DD9A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7A4D73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5270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restart"/>
            <w:tcBorders>
              <w:top w:val="nil"/>
              <w:left w:val="nil"/>
              <w:bottom w:val="nil"/>
              <w:right w:val="nil"/>
            </w:tcBorders>
            <w:shd w:val="clear" w:color="auto" w:fill="FFFFFF"/>
            <w:vAlign w:val="center"/>
          </w:tcPr>
          <w:p w14:paraId="0EE3A44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Spectra</w:t>
            </w:r>
          </w:p>
          <w:p w14:paraId="2D0A17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branch</w:t>
            </w:r>
          </w:p>
        </w:tc>
        <w:tc>
          <w:tcPr>
            <w:tcW w:w="1294" w:type="pct"/>
            <w:tcBorders>
              <w:top w:val="nil"/>
              <w:left w:val="nil"/>
              <w:bottom w:val="nil"/>
              <w:right w:val="nil"/>
            </w:tcBorders>
            <w:shd w:val="clear" w:color="auto" w:fill="FFFFFF"/>
            <w:vAlign w:val="top"/>
          </w:tcPr>
          <w:p w14:paraId="5F24095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4F2E7FB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B,128,1,1</w:t>
            </w:r>
          </w:p>
        </w:tc>
        <w:tc>
          <w:tcPr>
            <w:tcW w:w="1468" w:type="pct"/>
            <w:tcBorders>
              <w:top w:val="nil"/>
              <w:left w:val="nil"/>
              <w:bottom w:val="nil"/>
              <w:right w:val="nil"/>
            </w:tcBorders>
            <w:shd w:val="clear" w:color="auto" w:fill="FFFFFF"/>
            <w:vAlign w:val="top"/>
          </w:tcPr>
          <w:p w14:paraId="6A69BFE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B,128,256,256</w:t>
            </w:r>
          </w:p>
        </w:tc>
      </w:tr>
      <w:tr w14:paraId="6551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744C20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4271A25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106E2A6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23A006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B,128,256,256</w:t>
            </w:r>
          </w:p>
        </w:tc>
      </w:tr>
      <w:tr w14:paraId="2EB6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2C5682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69D6D2D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17836CD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B,128,64,1,1</w:t>
            </w:r>
          </w:p>
        </w:tc>
        <w:tc>
          <w:tcPr>
            <w:tcW w:w="1468" w:type="pct"/>
            <w:tcBorders>
              <w:top w:val="nil"/>
              <w:left w:val="nil"/>
              <w:bottom w:val="nil"/>
              <w:right w:val="nil"/>
            </w:tcBorders>
            <w:shd w:val="clear" w:color="auto" w:fill="FFFFFF"/>
            <w:vAlign w:val="top"/>
          </w:tcPr>
          <w:p w14:paraId="336548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B,64,256,256</w:t>
            </w:r>
          </w:p>
        </w:tc>
      </w:tr>
      <w:tr w14:paraId="4B6D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22CF606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18CC76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5D7AFBD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06259B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B,64,256,256</w:t>
            </w:r>
          </w:p>
        </w:tc>
      </w:tr>
      <w:tr w14:paraId="786E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860A4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23A40D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5AF1D78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B,64,32,1,1</w:t>
            </w:r>
          </w:p>
        </w:tc>
        <w:tc>
          <w:tcPr>
            <w:tcW w:w="1468" w:type="pct"/>
            <w:tcBorders>
              <w:top w:val="nil"/>
              <w:left w:val="nil"/>
              <w:bottom w:val="nil"/>
              <w:right w:val="nil"/>
            </w:tcBorders>
            <w:shd w:val="clear" w:color="auto" w:fill="FFFFFF"/>
            <w:vAlign w:val="top"/>
          </w:tcPr>
          <w:p w14:paraId="5CFC604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7441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738F52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044489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79E2229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5DCF2D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76A1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DD2CE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8C5469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4E34B00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B,32,16,1,1</w:t>
            </w:r>
          </w:p>
        </w:tc>
        <w:tc>
          <w:tcPr>
            <w:tcW w:w="1468" w:type="pct"/>
            <w:tcBorders>
              <w:top w:val="nil"/>
              <w:left w:val="nil"/>
              <w:bottom w:val="nil"/>
              <w:right w:val="nil"/>
            </w:tcBorders>
            <w:shd w:val="clear" w:color="auto" w:fill="FFFFFF"/>
            <w:vAlign w:val="top"/>
          </w:tcPr>
          <w:p w14:paraId="17F085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1E46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00208F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1E5640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0B82D36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10D37DE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736A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restart"/>
            <w:tcBorders>
              <w:top w:val="nil"/>
              <w:left w:val="nil"/>
              <w:bottom w:val="nil"/>
              <w:right w:val="nil"/>
            </w:tcBorders>
            <w:shd w:val="clear" w:color="auto" w:fill="FFFFFF"/>
            <w:vAlign w:val="center"/>
          </w:tcPr>
          <w:p w14:paraId="4ACA90B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Fusion</w:t>
            </w:r>
          </w:p>
          <w:p w14:paraId="3235DC9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module</w:t>
            </w:r>
          </w:p>
        </w:tc>
        <w:tc>
          <w:tcPr>
            <w:tcW w:w="1294" w:type="pct"/>
            <w:tcBorders>
              <w:top w:val="nil"/>
              <w:left w:val="nil"/>
              <w:bottom w:val="nil"/>
              <w:right w:val="nil"/>
            </w:tcBorders>
            <w:shd w:val="clear" w:color="auto" w:fill="FFFFFF"/>
            <w:vAlign w:val="top"/>
          </w:tcPr>
          <w:p w14:paraId="73525D5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687C7FA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6782BC5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767D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0C73484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0D435C9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SpatialAtt</w:t>
            </w:r>
          </w:p>
        </w:tc>
        <w:tc>
          <w:tcPr>
            <w:tcW w:w="1313" w:type="pct"/>
            <w:tcBorders>
              <w:top w:val="nil"/>
              <w:left w:val="nil"/>
              <w:bottom w:val="nil"/>
              <w:right w:val="nil"/>
            </w:tcBorders>
            <w:shd w:val="clear" w:color="auto" w:fill="FFFFFF"/>
            <w:vAlign w:val="top"/>
          </w:tcPr>
          <w:p w14:paraId="1EB7EC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097CF37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5C10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608F9D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6AFDEE1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3761D23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B,32,16,1,1</w:t>
            </w:r>
          </w:p>
        </w:tc>
        <w:tc>
          <w:tcPr>
            <w:tcW w:w="1468" w:type="pct"/>
            <w:tcBorders>
              <w:top w:val="nil"/>
              <w:left w:val="nil"/>
              <w:bottom w:val="nil"/>
              <w:right w:val="nil"/>
            </w:tcBorders>
            <w:shd w:val="clear" w:color="auto" w:fill="FFFFFF"/>
            <w:vAlign w:val="top"/>
          </w:tcPr>
          <w:p w14:paraId="6F29BE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5DED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single" w:color="000000" w:sz="12" w:space="0"/>
              <w:right w:val="nil"/>
            </w:tcBorders>
            <w:shd w:val="clear" w:color="auto" w:fill="FFFFFF"/>
          </w:tcPr>
          <w:p w14:paraId="37D586B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single" w:color="000000" w:sz="12" w:space="0"/>
              <w:right w:val="nil"/>
            </w:tcBorders>
            <w:shd w:val="clear" w:color="auto" w:fill="FFFFFF"/>
            <w:vAlign w:val="top"/>
          </w:tcPr>
          <w:p w14:paraId="464CDC3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single" w:color="000000" w:sz="12" w:space="0"/>
              <w:right w:val="nil"/>
            </w:tcBorders>
            <w:shd w:val="clear" w:color="auto" w:fill="FFFFFF"/>
            <w:vAlign w:val="top"/>
          </w:tcPr>
          <w:p w14:paraId="50F7C5D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B,16,C,1,1</w:t>
            </w:r>
          </w:p>
        </w:tc>
        <w:tc>
          <w:tcPr>
            <w:tcW w:w="1468" w:type="pct"/>
            <w:tcBorders>
              <w:top w:val="nil"/>
              <w:left w:val="nil"/>
              <w:bottom w:val="single" w:color="000000" w:sz="12" w:space="0"/>
              <w:right w:val="nil"/>
            </w:tcBorders>
            <w:shd w:val="clear" w:color="auto" w:fill="FFFFFF"/>
            <w:vAlign w:val="top"/>
          </w:tcPr>
          <w:p w14:paraId="1AD638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B,C,256,256</w:t>
            </w:r>
          </w:p>
        </w:tc>
      </w:tr>
    </w:tbl>
    <w:p w14:paraId="11DF68F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表一详细展示了本发明轻量级空谱多模融合网络的层级架构与数据流转逻辑，直观印证了其“小卷积核”与“双分支并行”的核心设计理念：空间分支通过</w:t>
      </w:r>
      <m:oMath>
        <m:r>
          <m:rPr>
            <m:sty m:val="p"/>
          </m:rPr>
          <w:rPr>
            <w:rFonts w:hint="eastAsia" w:ascii="Cambria Math" w:hAnsi="Cambria Math" w:eastAsia="宋体" w:cs="Times New Roman"/>
            <w:sz w:val="24"/>
            <w:szCs w:val="24"/>
            <w:lang w:val="en-US" w:eastAsia="zh-CN"/>
          </w:rPr>
          <m:t>3×3</m:t>
        </m:r>
      </m:oMath>
      <w:r>
        <w:rPr>
          <w:rFonts w:hint="eastAsia" w:ascii="宋体" w:hAnsi="宋体" w:eastAsia="宋体" w:cs="Times New Roman"/>
          <w:sz w:val="24"/>
          <w:szCs w:val="24"/>
          <w:lang w:val="en-US" w:eastAsia="zh-CN"/>
        </w:rPr>
        <w:t>卷积结合池化与转置卷积构建编码器到解码器结构以提取几何特征，光谱分支则全程采用</w:t>
      </w:r>
      <m:oMath>
        <m:r>
          <m:rPr>
            <m:sty m:val="p"/>
          </m:rPr>
          <w:rPr>
            <w:rFonts w:hint="eastAsia" w:ascii="Cambria Math" w:hAnsi="Cambria Math" w:eastAsia="宋体" w:cs="Times New Roman"/>
            <w:sz w:val="24"/>
            <w:szCs w:val="24"/>
            <w:lang w:val="en-US" w:eastAsia="zh-CN"/>
          </w:rPr>
          <m:t>1×1</m:t>
        </m:r>
      </m:oMath>
      <w:del w:id="339" w:author="何壮" w:date="2026-03-13T10:56:17Z">
        <w:r>
          <w:rPr>
            <w:rFonts w:hint="eastAsia" w:ascii="宋体" w:hAnsi="宋体" w:eastAsia="宋体" w:cs="Times New Roman"/>
            <w:sz w:val="24"/>
            <w:szCs w:val="24"/>
            <w:lang w:val="en-US" w:eastAsia="zh-CN"/>
          </w:rPr>
          <w:delText> </w:delText>
        </w:r>
      </w:del>
      <w:r>
        <w:rPr>
          <w:rFonts w:hint="eastAsia" w:ascii="宋体" w:hAnsi="宋体" w:eastAsia="宋体" w:cs="Times New Roman"/>
          <w:sz w:val="24"/>
          <w:szCs w:val="24"/>
          <w:lang w:val="en-US" w:eastAsia="zh-CN"/>
        </w:rPr>
        <w:t>卷积专注通道维度的光谱信息挖掘，两者均密集嵌入注意力机制以增强特征表达；该结构彻底规避了大尺寸核与三维卷积带来的计算冗余，并通过融合模块实现空</w:t>
      </w:r>
      <w:del w:id="340" w:author="何壮" w:date="2026-03-13T10:56:37Z">
        <w:r>
          <w:rPr>
            <w:rFonts w:hint="eastAsia" w:ascii="宋体" w:hAnsi="宋体" w:eastAsia="宋体" w:cs="Times New Roman"/>
            <w:sz w:val="24"/>
            <w:szCs w:val="24"/>
            <w:lang w:val="en-US" w:eastAsia="zh-CN"/>
          </w:rPr>
          <w:delText xml:space="preserve"> - </w:delText>
        </w:r>
      </w:del>
      <w:r>
        <w:rPr>
          <w:rFonts w:hint="eastAsia" w:ascii="宋体" w:hAnsi="宋体" w:eastAsia="宋体" w:cs="Times New Roman"/>
          <w:sz w:val="24"/>
          <w:szCs w:val="24"/>
          <w:lang w:val="en-US" w:eastAsia="zh-CN"/>
        </w:rPr>
        <w:t>谱特征的深度互补与高效集成，在确保输入输出维度精确对齐的同时，从结构源头上大幅降低了参数量与计算复杂度，为资源受限平台的高效部署提供了坚实的架构支撑。</w:t>
      </w:r>
    </w:p>
    <w:p w14:paraId="7EC735F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实施例2</w:t>
      </w:r>
    </w:p>
    <w:p w14:paraId="7BFBDA1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参照图1~图4，为本发明第二个实施例，该实施例提供了一种轻量级空谱多模融合的目标检测及分割方法，为了验证本发明的有益效果，通过仿真实验进行科学论证。</w:t>
      </w:r>
    </w:p>
    <w:p w14:paraId="10C3629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本发明设计的网络训练过程基于PyTorch深度学习框架开展，硬件平台采用双核心NVIDIA V100 GPU。其中批次大小设为16，训练总轮次设为2000，初始学习率设为1e-5，并采用自适应衰减机制，即若验证集损失连续10轮未下降，则将学习率减半。该策略在训练初期可以使用较高的学习率加速模型对基础特征的学习，后期较低的学习率则避免模型在最优解附近震荡，提升收敛精度。如下面表二网络训练超参数及策略配置：</w:t>
      </w:r>
    </w:p>
    <w:p w14:paraId="46D97A75">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表二   网络训练超参数及策略配置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693"/>
        <w:gridCol w:w="2951"/>
        <w:gridCol w:w="2820"/>
      </w:tblGrid>
      <w:tr w14:paraId="537A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98A0A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配置类别</w:t>
            </w:r>
          </w:p>
        </w:tc>
        <w:tc>
          <w:tcPr>
            <w:tcW w:w="0" w:type="auto"/>
          </w:tcPr>
          <w:p w14:paraId="7C85CFC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参数项</w:t>
            </w:r>
          </w:p>
        </w:tc>
        <w:tc>
          <w:tcPr>
            <w:tcW w:w="0" w:type="auto"/>
          </w:tcPr>
          <w:p w14:paraId="3656387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设定值/机制</w:t>
            </w:r>
          </w:p>
        </w:tc>
        <w:tc>
          <w:tcPr>
            <w:tcW w:w="0" w:type="auto"/>
          </w:tcPr>
          <w:p w14:paraId="152B833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作用与说明</w:t>
            </w:r>
          </w:p>
        </w:tc>
      </w:tr>
      <w:tr w14:paraId="41C2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BA9E9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基础环境</w:t>
            </w:r>
          </w:p>
        </w:tc>
        <w:tc>
          <w:tcPr>
            <w:tcW w:w="0" w:type="auto"/>
          </w:tcPr>
          <w:p w14:paraId="13D4FC1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深度学习框架</w:t>
            </w:r>
          </w:p>
        </w:tc>
        <w:tc>
          <w:tcPr>
            <w:tcW w:w="0" w:type="auto"/>
          </w:tcPr>
          <w:p w14:paraId="7BB205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PyTorch</w:t>
            </w:r>
          </w:p>
        </w:tc>
        <w:tc>
          <w:tcPr>
            <w:tcW w:w="0" w:type="auto"/>
          </w:tcPr>
          <w:p w14:paraId="67271EE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提供灵活的动态图构建与自动微分支持</w:t>
            </w:r>
          </w:p>
        </w:tc>
      </w:tr>
      <w:tr w14:paraId="1FAA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B4EB8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0" w:type="auto"/>
          </w:tcPr>
          <w:p w14:paraId="5B4762C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硬件平台</w:t>
            </w:r>
          </w:p>
        </w:tc>
        <w:tc>
          <w:tcPr>
            <w:tcW w:w="0" w:type="auto"/>
          </w:tcPr>
          <w:p w14:paraId="1FC70C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m:oMathPara>
              <m:oMath>
                <m:r>
                  <m:rPr>
                    <m:sty m:val="p"/>
                  </m:rPr>
                  <w:rPr>
                    <w:rFonts w:hint="eastAsia" w:ascii="Cambria Math" w:hAnsi="Cambria Math" w:eastAsia="宋体" w:cs="Times New Roman"/>
                    <w:sz w:val="24"/>
                    <w:szCs w:val="24"/>
                    <w:lang w:val="en-US" w:eastAsia="zh-CN"/>
                  </w:rPr>
                  <m:t>2×NVIDIA V100 GPU</m:t>
                </m:r>
              </m:oMath>
            </m:oMathPara>
          </w:p>
        </w:tc>
        <w:tc>
          <w:tcPr>
            <w:tcW w:w="0" w:type="auto"/>
          </w:tcPr>
          <w:p w14:paraId="6BB8359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利用双卡并行计算加速大规模矩阵运算，缩短训练周期</w:t>
            </w:r>
          </w:p>
        </w:tc>
      </w:tr>
      <w:tr w14:paraId="0A83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DFD0E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迭代设置</w:t>
            </w:r>
          </w:p>
        </w:tc>
        <w:tc>
          <w:tcPr>
            <w:tcW w:w="0" w:type="auto"/>
          </w:tcPr>
          <w:p w14:paraId="433836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批次大小 (Batch Size)</w:t>
            </w:r>
          </w:p>
        </w:tc>
        <w:tc>
          <w:tcPr>
            <w:tcW w:w="0" w:type="auto"/>
          </w:tcPr>
          <w:p w14:paraId="0641BE7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16</w:t>
            </w:r>
          </w:p>
        </w:tc>
        <w:tc>
          <w:tcPr>
            <w:tcW w:w="0" w:type="auto"/>
          </w:tcPr>
          <w:p w14:paraId="78511D0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平衡显存占用与梯度估计的稳定性，适应多模态数据输入</w:t>
            </w:r>
          </w:p>
        </w:tc>
      </w:tr>
      <w:tr w14:paraId="4421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E3655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0" w:type="auto"/>
          </w:tcPr>
          <w:p w14:paraId="3C7D8EC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训练总轮次 (Epochs)</w:t>
            </w:r>
          </w:p>
        </w:tc>
        <w:tc>
          <w:tcPr>
            <w:tcW w:w="0" w:type="auto"/>
          </w:tcPr>
          <w:p w14:paraId="22A9EE1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2000</w:t>
            </w:r>
          </w:p>
        </w:tc>
        <w:tc>
          <w:tcPr>
            <w:tcW w:w="0" w:type="auto"/>
          </w:tcPr>
          <w:p w14:paraId="347CA30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确保模型在长周期的迭代中充分收敛，挖掘深层特征</w:t>
            </w:r>
          </w:p>
        </w:tc>
      </w:tr>
      <w:tr w14:paraId="3B04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25AAE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优化策略</w:t>
            </w:r>
          </w:p>
        </w:tc>
        <w:tc>
          <w:tcPr>
            <w:tcW w:w="0" w:type="auto"/>
          </w:tcPr>
          <w:p w14:paraId="77ED37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初始学习率</w:t>
            </w:r>
          </w:p>
        </w:tc>
        <w:tc>
          <w:tcPr>
            <w:tcW w:w="0" w:type="auto"/>
          </w:tcPr>
          <w:p w14:paraId="2872CC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m:oMathPara>
              <m:oMathParaPr>
                <m:jc m:val="center"/>
              </m:oMathParaPr>
              <m:oMath>
                <m:r>
                  <m:rPr>
                    <m:sty m:val="p"/>
                  </m:rPr>
                  <w:rPr>
                    <w:rFonts w:hint="eastAsia" w:ascii="Cambria Math" w:hAnsi="Cambria Math" w:eastAsia="宋体" w:cs="Times New Roman"/>
                    <w:sz w:val="24"/>
                    <w:szCs w:val="24"/>
                    <w:lang w:val="en-US" w:eastAsia="zh-CN"/>
                  </w:rPr>
                  <m:t>1×</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10</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−5</m:t>
                    </m:r>
                    <m:ctrlPr>
                      <w:rPr>
                        <w:rFonts w:hint="eastAsia" w:ascii="Cambria Math" w:hAnsi="Cambria Math" w:eastAsia="宋体" w:cs="Times New Roman"/>
                        <w:sz w:val="24"/>
                        <w:szCs w:val="24"/>
                        <w:lang w:val="en-US" w:eastAsia="zh-CN"/>
                      </w:rPr>
                    </m:ctrlPr>
                  </m:sup>
                </m:sSup>
              </m:oMath>
            </m:oMathPara>
          </w:p>
        </w:tc>
        <w:tc>
          <w:tcPr>
            <w:tcW w:w="0" w:type="auto"/>
          </w:tcPr>
          <w:p w14:paraId="1A7244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较小的初始值防止训练初期梯度爆炸，保护预训练权重或随机初始化结构</w:t>
            </w:r>
          </w:p>
        </w:tc>
      </w:tr>
      <w:tr w14:paraId="72DA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6E1E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0" w:type="auto"/>
          </w:tcPr>
          <w:p w14:paraId="7BEDE0D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衰减机制</w:t>
            </w:r>
          </w:p>
        </w:tc>
        <w:tc>
          <w:tcPr>
            <w:tcW w:w="0" w:type="auto"/>
          </w:tcPr>
          <w:p w14:paraId="128B6DC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自适应衰减 (ReduceLROnPlateau)</w:t>
            </w:r>
          </w:p>
        </w:tc>
        <w:tc>
          <w:tcPr>
            <w:tcW w:w="0" w:type="auto"/>
          </w:tcPr>
          <w:p w14:paraId="4C4A42B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触发条件：验证集损失连续 10 轮未下降</w:t>
            </w:r>
            <w:r>
              <w:rPr>
                <w:rFonts w:hint="eastAsia" w:ascii="宋体" w:hAnsi="宋体" w:eastAsia="宋体" w:cs="Times New Roman"/>
                <w:sz w:val="24"/>
                <w:szCs w:val="24"/>
                <w:lang w:val="en-US" w:eastAsia="zh-CN"/>
              </w:rPr>
              <w:br w:type="textWrapping"/>
            </w:r>
            <w:r>
              <w:rPr>
                <w:rFonts w:hint="eastAsia" w:ascii="宋体" w:hAnsi="宋体" w:eastAsia="宋体" w:cs="Times New Roman"/>
                <w:sz w:val="24"/>
                <w:szCs w:val="24"/>
                <w:lang w:val="en-US" w:eastAsia="zh-CN"/>
              </w:rPr>
              <w:t>执行操作：学习率减半 (</w:t>
            </w:r>
            <m:oMath>
              <m:r>
                <m:rPr>
                  <m:sty m:val="p"/>
                </m:rPr>
                <w:rPr>
                  <w:rFonts w:hint="eastAsia" w:ascii="Cambria Math" w:hAnsi="Cambria Math" w:eastAsia="宋体" w:cs="Times New Roman"/>
                  <w:sz w:val="24"/>
                  <w:szCs w:val="24"/>
                  <w:lang w:val="en-US" w:eastAsia="zh-CN"/>
                </w:rPr>
                <m:t>×0∙5</m:t>
              </m:r>
            </m:oMath>
            <w:r>
              <w:rPr>
                <w:rFonts w:hint="eastAsia" w:ascii="宋体" w:hAnsi="宋体" w:eastAsia="宋体" w:cs="Times New Roman"/>
                <w:sz w:val="24"/>
                <w:szCs w:val="24"/>
                <w:lang w:val="en-US" w:eastAsia="zh-CN"/>
              </w:rPr>
              <w:t>)</w:t>
            </w:r>
          </w:p>
        </w:tc>
      </w:tr>
      <w:tr w14:paraId="126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709C5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策略优势</w:t>
            </w:r>
          </w:p>
        </w:tc>
        <w:tc>
          <w:tcPr>
            <w:tcW w:w="0" w:type="auto"/>
          </w:tcPr>
          <w:p w14:paraId="4AD2227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阶段性调控</w:t>
            </w:r>
          </w:p>
        </w:tc>
        <w:tc>
          <w:tcPr>
            <w:tcW w:w="0" w:type="auto"/>
          </w:tcPr>
          <w:p w14:paraId="404900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动态调整</w:t>
            </w:r>
          </w:p>
        </w:tc>
        <w:tc>
          <w:tcPr>
            <w:tcW w:w="0" w:type="auto"/>
          </w:tcPr>
          <w:p w14:paraId="59E3D5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初期：相对较高速率加速基础特征拟合</w:t>
            </w:r>
            <w:r>
              <w:rPr>
                <w:rFonts w:hint="eastAsia" w:ascii="宋体" w:hAnsi="宋体" w:eastAsia="宋体" w:cs="Times New Roman"/>
                <w:sz w:val="24"/>
                <w:szCs w:val="24"/>
                <w:lang w:val="en-US" w:eastAsia="zh-CN"/>
              </w:rPr>
              <w:br w:type="textWrapping"/>
            </w:r>
            <w:r>
              <w:rPr>
                <w:rFonts w:hint="eastAsia" w:ascii="宋体" w:hAnsi="宋体" w:eastAsia="宋体" w:cs="Times New Roman"/>
                <w:sz w:val="24"/>
                <w:szCs w:val="24"/>
                <w:lang w:val="en-US" w:eastAsia="zh-CN"/>
              </w:rPr>
              <w:t>后期：低速率微调避免在最优解附近震荡，提升最终收敛精度</w:t>
            </w:r>
          </w:p>
        </w:tc>
      </w:tr>
    </w:tbl>
    <w:p w14:paraId="3349BE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表二详细列出了本发明网络训练的超参数配置与优化策略，涵盖基于PyTorch框架与双</w:t>
      </w:r>
      <m:oMath>
        <m:r>
          <m:rPr>
            <m:sty m:val="p"/>
          </m:rPr>
          <w:rPr>
            <w:rFonts w:hint="eastAsia" w:ascii="Cambria Math" w:hAnsi="Cambria Math" w:eastAsia="宋体" w:cs="Times New Roman"/>
            <w:sz w:val="24"/>
            <w:szCs w:val="24"/>
            <w:lang w:val="en-US" w:eastAsia="zh-CN"/>
          </w:rPr>
          <m:t xml:space="preserve"> V100 GPU</m:t>
        </m:r>
      </m:oMath>
      <w:r>
        <w:rPr>
          <w:rFonts w:hint="eastAsia" w:ascii="宋体" w:hAnsi="宋体" w:eastAsia="宋体" w:cs="Times New Roman"/>
          <w:sz w:val="24"/>
          <w:szCs w:val="24"/>
          <w:lang w:val="en-US" w:eastAsia="zh-CN"/>
        </w:rPr>
        <w:t>的基础环境、批次大小16及2000轮次的迭代设置，以及初始学习率1e-5配合自适应衰减机制的优化方案；该配置旨在通过动态调整学习率，在训练初期加速特征拟合、后期避免震荡以提升收敛精度，同时平衡显存占用与计算效率，确保模型在长周期训练中充分收敛并挖掘深层特征。</w:t>
      </w:r>
    </w:p>
    <w:p w14:paraId="610699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为全面验证所提方法在精度、效率及鲁棒性上的优越性，本课题选取了5种具有代表性的高光谱材料分类方法作为对比对象，分别为USHRS[1]、HykoKnn[2]、SS3FCN[3]、SwinUnet[4]、SegHSI[5]。所有对比方法均与所提方法在相同数据集与硬件环境下完成训练与测试，且均采用方法原文献提供的官方开源代码及默认超参数，以最大程度排除外部条件差异对性能评估的干扰。图3和图4展示了部分对比结果。可以发现，所提方法在复杂场景中能准确识别所有目标材料分类边界清晰，无明显误分或漏分区域。而对比方法均存在显著缺陷，例如传统方法HykoKnn易出现误检，USHRS无法分割小目标；深度学习方法中，SegHSI的分类结果存在孔洞与类间重叠，SS3FCN与SwinUnet的边界精度差且易漏检小目标</w:t>
      </w:r>
      <w:r>
        <w:rPr>
          <w:rFonts w:hint="eastAsia" w:ascii="宋体" w:hAnsi="宋体" w:cs="Times New Roman"/>
          <w:sz w:val="24"/>
          <w:szCs w:val="24"/>
          <w:lang w:val="en-US" w:eastAsia="zh-CN"/>
        </w:rPr>
        <w:t>。</w:t>
      </w:r>
    </w:p>
    <w:p w14:paraId="6F2A13C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sectPr>
          <w:headerReference r:id="rId11" w:type="default"/>
          <w:footerReference r:id="rId12" w:type="default"/>
          <w:pgSz w:w="11906" w:h="16838"/>
          <w:pgMar w:top="1440" w:right="1797" w:bottom="1440" w:left="1797" w:header="851" w:footer="992" w:gutter="0"/>
          <w:pgNumType w:start="1"/>
          <w:cols w:space="720" w:num="1"/>
          <w:docGrid w:type="linesAndChars" w:linePitch="312" w:charSpace="0"/>
        </w:sectPr>
      </w:pPr>
      <w:r>
        <w:rPr>
          <w:rFonts w:hint="eastAsia" w:ascii="宋体" w:hAnsi="宋体" w:eastAsia="宋体" w:cs="Times New Roman"/>
          <w:sz w:val="24"/>
          <w:szCs w:val="24"/>
          <w:lang w:val="en-US" w:eastAsia="zh-CN"/>
        </w:rPr>
        <w:t>应说明的是，以上实施例仅用以说明本发明的技术方案而非限制，尽管参照较佳实施例对本发明进行了详细说明，本领域的普通技术人员应当理解，可以对本发明的技术方案进行修改或者等同替换，而不脱离本发明技术方案的精神和范围，其均应涵盖在本发明的权利要求范围当中。</w:t>
      </w:r>
    </w:p>
    <w:p w14:paraId="05AC20C1">
      <w:pPr>
        <w:ind w:firstLine="420" w:firstLineChars="200"/>
        <w:jc w:val="center"/>
      </w:pPr>
      <w:r>
        <w:drawing>
          <wp:inline distT="0" distB="0" distL="114300" distR="114300">
            <wp:extent cx="5638165" cy="3275330"/>
            <wp:effectExtent l="0" t="0" r="63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638165" cy="3275330"/>
                    </a:xfrm>
                    <a:prstGeom prst="rect">
                      <a:avLst/>
                    </a:prstGeom>
                    <a:noFill/>
                    <a:ln>
                      <a:noFill/>
                    </a:ln>
                  </pic:spPr>
                </pic:pic>
              </a:graphicData>
            </a:graphic>
          </wp:inline>
        </w:drawing>
      </w:r>
    </w:p>
    <w:p w14:paraId="62973949">
      <w:pPr>
        <w:ind w:firstLine="420" w:firstLineChars="200"/>
        <w:jc w:val="center"/>
        <w:rPr>
          <w:rFonts w:hint="eastAsia"/>
          <w:lang w:val="en-US" w:eastAsia="zh-CN"/>
        </w:rPr>
      </w:pPr>
      <w:r>
        <w:rPr>
          <w:rFonts w:hint="eastAsia"/>
          <w:lang w:val="en-US" w:eastAsia="zh-CN"/>
        </w:rPr>
        <w:t>图1</w:t>
      </w:r>
    </w:p>
    <w:p w14:paraId="42C0F22A">
      <w:pPr>
        <w:ind w:firstLine="420" w:firstLineChars="200"/>
        <w:jc w:val="center"/>
      </w:pPr>
      <w:r>
        <w:drawing>
          <wp:inline distT="0" distB="0" distL="114300" distR="114300">
            <wp:extent cx="4726305" cy="4696460"/>
            <wp:effectExtent l="0" t="0" r="1714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4726305" cy="4696460"/>
                    </a:xfrm>
                    <a:prstGeom prst="rect">
                      <a:avLst/>
                    </a:prstGeom>
                    <a:noFill/>
                    <a:ln>
                      <a:noFill/>
                    </a:ln>
                  </pic:spPr>
                </pic:pic>
              </a:graphicData>
            </a:graphic>
          </wp:inline>
        </w:drawing>
      </w:r>
    </w:p>
    <w:p w14:paraId="46BE23A7">
      <w:pPr>
        <w:ind w:firstLine="420" w:firstLineChars="200"/>
        <w:jc w:val="center"/>
        <w:rPr>
          <w:rFonts w:hint="eastAsia"/>
          <w:lang w:val="en-US" w:eastAsia="zh-CN"/>
        </w:rPr>
      </w:pPr>
      <w:r>
        <w:rPr>
          <w:rFonts w:hint="eastAsia"/>
          <w:lang w:val="en-US" w:eastAsia="zh-CN"/>
        </w:rPr>
        <w:t>图2</w:t>
      </w:r>
    </w:p>
    <w:p w14:paraId="22A47984">
      <w:pPr>
        <w:ind w:firstLine="420" w:firstLineChars="200"/>
        <w:jc w:val="center"/>
      </w:pPr>
      <w:r>
        <w:drawing>
          <wp:inline distT="0" distB="0" distL="114300" distR="114300">
            <wp:extent cx="6118860" cy="2805430"/>
            <wp:effectExtent l="0" t="0" r="15240" b="139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6118860" cy="2805430"/>
                    </a:xfrm>
                    <a:prstGeom prst="rect">
                      <a:avLst/>
                    </a:prstGeom>
                    <a:noFill/>
                    <a:ln>
                      <a:noFill/>
                    </a:ln>
                  </pic:spPr>
                </pic:pic>
              </a:graphicData>
            </a:graphic>
          </wp:inline>
        </w:drawing>
      </w:r>
    </w:p>
    <w:p w14:paraId="6874DA69">
      <w:pPr>
        <w:ind w:firstLine="420" w:firstLineChars="200"/>
        <w:jc w:val="center"/>
        <w:rPr>
          <w:rFonts w:hint="default"/>
          <w:lang w:val="en-US" w:eastAsia="zh-CN"/>
        </w:rPr>
      </w:pPr>
      <w:r>
        <w:rPr>
          <w:rFonts w:hint="eastAsia"/>
          <w:lang w:val="en-US" w:eastAsia="zh-CN"/>
        </w:rPr>
        <w:t>图3</w:t>
      </w:r>
    </w:p>
    <w:p w14:paraId="774496B9">
      <w:pPr>
        <w:ind w:firstLine="420" w:firstLineChars="200"/>
        <w:jc w:val="center"/>
      </w:pPr>
      <w:r>
        <w:drawing>
          <wp:inline distT="0" distB="0" distL="114300" distR="114300">
            <wp:extent cx="6118225" cy="2801620"/>
            <wp:effectExtent l="0" t="0" r="15875" b="1778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9"/>
                    <a:stretch>
                      <a:fillRect/>
                    </a:stretch>
                  </pic:blipFill>
                  <pic:spPr>
                    <a:xfrm>
                      <a:off x="0" y="0"/>
                      <a:ext cx="6118225" cy="2801620"/>
                    </a:xfrm>
                    <a:prstGeom prst="rect">
                      <a:avLst/>
                    </a:prstGeom>
                    <a:noFill/>
                    <a:ln>
                      <a:noFill/>
                    </a:ln>
                  </pic:spPr>
                </pic:pic>
              </a:graphicData>
            </a:graphic>
          </wp:inline>
        </w:drawing>
      </w:r>
    </w:p>
    <w:p w14:paraId="40CA2E57">
      <w:pPr>
        <w:ind w:firstLine="420" w:firstLineChars="200"/>
        <w:jc w:val="center"/>
        <w:rPr>
          <w:rFonts w:hint="default"/>
          <w:lang w:val="en-US" w:eastAsia="zh-CN"/>
        </w:rPr>
      </w:pPr>
      <w:r>
        <w:rPr>
          <w:rFonts w:hint="eastAsia"/>
          <w:lang w:val="en-US" w:eastAsia="zh-CN"/>
        </w:rPr>
        <w:t>图4</w:t>
      </w:r>
    </w:p>
    <w:p w14:paraId="37C67568">
      <w:pPr>
        <w:ind w:firstLine="420" w:firstLineChars="200"/>
        <w:jc w:val="center"/>
        <w:rPr>
          <w:rFonts w:hint="eastAsia"/>
          <w:lang w:val="en-US" w:eastAsia="zh-CN"/>
        </w:rPr>
      </w:pPr>
    </w:p>
    <w:sectPr>
      <w:headerReference r:id="rId13" w:type="default"/>
      <w:footerReference r:id="rId14" w:type="default"/>
      <w:pgSz w:w="11906" w:h="16838"/>
      <w:pgMar w:top="1440" w:right="1797" w:bottom="1440" w:left="1797" w:header="851"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C615F">
    <w:pPr>
      <w:pStyle w:val="4"/>
      <w:jc w:val="center"/>
    </w:pPr>
    <w:r>
      <w:fldChar w:fldCharType="begin"/>
    </w:r>
    <w:r>
      <w:instrText xml:space="preserve"> PAGE   \* MERGEFORMAT </w:instrText>
    </w:r>
    <w:r>
      <w:fldChar w:fldCharType="separate"/>
    </w:r>
    <w:r>
      <w:rPr>
        <w:lang w:val="zh-CN"/>
      </w:rPr>
      <w:t>1</w:t>
    </w:r>
    <w:r>
      <w:fldChar w:fldCharType="end"/>
    </w:r>
  </w:p>
  <w:p w14:paraId="4F8D7AA9">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9057A">
    <w:pPr>
      <w:pStyle w:val="4"/>
      <w:jc w:val="center"/>
    </w:pPr>
    <w:r>
      <w:fldChar w:fldCharType="begin"/>
    </w:r>
    <w:r>
      <w:instrText xml:space="preserve"> PAGE   \* MERGEFORMAT </w:instrText>
    </w:r>
    <w:r>
      <w:fldChar w:fldCharType="separate"/>
    </w:r>
    <w:r>
      <w:rPr>
        <w:lang w:val="zh-CN"/>
      </w:rPr>
      <w:t>1</w:t>
    </w:r>
    <w:r>
      <w:fldChar w:fldCharType="end"/>
    </w:r>
  </w:p>
  <w:p w14:paraId="31BA8B0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E24F">
    <w:pPr>
      <w:pStyle w:val="4"/>
      <w:jc w:val="center"/>
    </w:pPr>
    <w:r>
      <w:fldChar w:fldCharType="begin"/>
    </w:r>
    <w:r>
      <w:instrText xml:space="preserve"> PAGE   \* MERGEFORMAT </w:instrText>
    </w:r>
    <w:r>
      <w:fldChar w:fldCharType="separate"/>
    </w:r>
    <w:r>
      <w:rPr>
        <w:lang w:val="zh-CN"/>
      </w:rPr>
      <w:t>1</w:t>
    </w:r>
    <w:r>
      <w:fldChar w:fldCharType="end"/>
    </w:r>
  </w:p>
  <w:p w14:paraId="587532A5">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F67F3">
    <w:pPr>
      <w:pStyle w:val="4"/>
      <w:jc w:val="center"/>
    </w:pPr>
    <w:r>
      <w:fldChar w:fldCharType="begin"/>
    </w:r>
    <w:r>
      <w:instrText xml:space="preserve"> PAGE   \* MERGEFORMAT </w:instrText>
    </w:r>
    <w:r>
      <w:fldChar w:fldCharType="separate"/>
    </w:r>
    <w:r>
      <w:rPr>
        <w:lang w:val="zh-CN"/>
      </w:rPr>
      <w:t>1</w:t>
    </w:r>
    <w:r>
      <w:fldChar w:fldCharType="end"/>
    </w:r>
  </w:p>
  <w:p w14:paraId="6DF9F968">
    <w:pPr>
      <w:pStyle w:val="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BA974">
    <w:pPr>
      <w:pStyle w:val="4"/>
      <w:jc w:val="center"/>
      <w:rPr>
        <w:rFonts w:hint="eastAsia" w:eastAsia="宋体"/>
        <w:lang w:val="en-US" w:eastAsia="zh-CN"/>
      </w:rPr>
    </w:pPr>
    <w:r>
      <w:fldChar w:fldCharType="begin"/>
    </w:r>
    <w:r>
      <w:instrText xml:space="preserve"> PAGE   \* MERGEFORMAT </w:instrText>
    </w:r>
    <w:r>
      <w:fldChar w:fldCharType="separate"/>
    </w:r>
    <w:r>
      <w:rPr>
        <w:lang w:val="zh-CN"/>
      </w:rPr>
      <w:t>1</w:t>
    </w:r>
    <w:r>
      <w:fldChar w:fldCharType="end"/>
    </w:r>
    <w:r>
      <w:rPr>
        <w:rFonts w:hint="eastAsia"/>
        <w:lang w:val="en-US" w:eastAsia="zh-CN"/>
      </w:rPr>
      <w:t>2</w:t>
    </w:r>
  </w:p>
  <w:p w14:paraId="1AD2193B">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3B96">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F675F">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1287F">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56608">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DAC4F">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说明书附图</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壮">
    <w15:presenceInfo w15:providerId="WPS Office" w15:userId="15177225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0"/>
  <w:displayVerticalDrawingGridEvery w:val="2"/>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5C2"/>
    <w:rsid w:val="000009DA"/>
    <w:rsid w:val="00000A3A"/>
    <w:rsid w:val="00001901"/>
    <w:rsid w:val="000045F4"/>
    <w:rsid w:val="000067AB"/>
    <w:rsid w:val="0000734B"/>
    <w:rsid w:val="000108FF"/>
    <w:rsid w:val="00011FD6"/>
    <w:rsid w:val="00012149"/>
    <w:rsid w:val="000126EE"/>
    <w:rsid w:val="00012AA6"/>
    <w:rsid w:val="0001336F"/>
    <w:rsid w:val="00013B8F"/>
    <w:rsid w:val="0001467F"/>
    <w:rsid w:val="000149AC"/>
    <w:rsid w:val="000149DB"/>
    <w:rsid w:val="0001610E"/>
    <w:rsid w:val="000164EE"/>
    <w:rsid w:val="000166BD"/>
    <w:rsid w:val="000168EF"/>
    <w:rsid w:val="00016936"/>
    <w:rsid w:val="00017AD4"/>
    <w:rsid w:val="000204A9"/>
    <w:rsid w:val="00022866"/>
    <w:rsid w:val="00023F3D"/>
    <w:rsid w:val="00026D01"/>
    <w:rsid w:val="0002708A"/>
    <w:rsid w:val="0002739B"/>
    <w:rsid w:val="00030CF4"/>
    <w:rsid w:val="00031CFA"/>
    <w:rsid w:val="000324A5"/>
    <w:rsid w:val="0003263D"/>
    <w:rsid w:val="00032ADC"/>
    <w:rsid w:val="00032DFC"/>
    <w:rsid w:val="000334B0"/>
    <w:rsid w:val="00033C71"/>
    <w:rsid w:val="0003619C"/>
    <w:rsid w:val="00036801"/>
    <w:rsid w:val="000410B5"/>
    <w:rsid w:val="00042949"/>
    <w:rsid w:val="0004457E"/>
    <w:rsid w:val="00045E99"/>
    <w:rsid w:val="000463E8"/>
    <w:rsid w:val="00046972"/>
    <w:rsid w:val="000475AB"/>
    <w:rsid w:val="000475EC"/>
    <w:rsid w:val="00050A63"/>
    <w:rsid w:val="0005248B"/>
    <w:rsid w:val="0005371F"/>
    <w:rsid w:val="000539A3"/>
    <w:rsid w:val="00054080"/>
    <w:rsid w:val="000571A8"/>
    <w:rsid w:val="00057E9E"/>
    <w:rsid w:val="00060031"/>
    <w:rsid w:val="00061818"/>
    <w:rsid w:val="0006295D"/>
    <w:rsid w:val="00062A9F"/>
    <w:rsid w:val="00063822"/>
    <w:rsid w:val="00064B15"/>
    <w:rsid w:val="00065470"/>
    <w:rsid w:val="000661B5"/>
    <w:rsid w:val="00066682"/>
    <w:rsid w:val="00071DFF"/>
    <w:rsid w:val="000723EA"/>
    <w:rsid w:val="00072713"/>
    <w:rsid w:val="000731CE"/>
    <w:rsid w:val="000747D4"/>
    <w:rsid w:val="0007703E"/>
    <w:rsid w:val="000774B0"/>
    <w:rsid w:val="0008129B"/>
    <w:rsid w:val="00082B4A"/>
    <w:rsid w:val="00082F06"/>
    <w:rsid w:val="00082F78"/>
    <w:rsid w:val="000837AB"/>
    <w:rsid w:val="00083C60"/>
    <w:rsid w:val="00083CAB"/>
    <w:rsid w:val="000840B9"/>
    <w:rsid w:val="000854C6"/>
    <w:rsid w:val="00085880"/>
    <w:rsid w:val="0008639E"/>
    <w:rsid w:val="00087888"/>
    <w:rsid w:val="00087A9A"/>
    <w:rsid w:val="00087B37"/>
    <w:rsid w:val="00090352"/>
    <w:rsid w:val="00092801"/>
    <w:rsid w:val="0009288E"/>
    <w:rsid w:val="00094508"/>
    <w:rsid w:val="00094E35"/>
    <w:rsid w:val="00094EE4"/>
    <w:rsid w:val="0009513D"/>
    <w:rsid w:val="00096771"/>
    <w:rsid w:val="00096F2D"/>
    <w:rsid w:val="00097074"/>
    <w:rsid w:val="00097B8F"/>
    <w:rsid w:val="000A0774"/>
    <w:rsid w:val="000A0A34"/>
    <w:rsid w:val="000A0C19"/>
    <w:rsid w:val="000A1B63"/>
    <w:rsid w:val="000A4704"/>
    <w:rsid w:val="000A5042"/>
    <w:rsid w:val="000A52D1"/>
    <w:rsid w:val="000A5747"/>
    <w:rsid w:val="000A6397"/>
    <w:rsid w:val="000A6C74"/>
    <w:rsid w:val="000A6E92"/>
    <w:rsid w:val="000B201A"/>
    <w:rsid w:val="000B4AB5"/>
    <w:rsid w:val="000B5CAF"/>
    <w:rsid w:val="000B75AB"/>
    <w:rsid w:val="000C05C8"/>
    <w:rsid w:val="000C1374"/>
    <w:rsid w:val="000C14A5"/>
    <w:rsid w:val="000C15F1"/>
    <w:rsid w:val="000C1A01"/>
    <w:rsid w:val="000C1A3C"/>
    <w:rsid w:val="000C1EA6"/>
    <w:rsid w:val="000C32A4"/>
    <w:rsid w:val="000C39C7"/>
    <w:rsid w:val="000C4C89"/>
    <w:rsid w:val="000C5E77"/>
    <w:rsid w:val="000C687B"/>
    <w:rsid w:val="000C7D69"/>
    <w:rsid w:val="000D018F"/>
    <w:rsid w:val="000D1610"/>
    <w:rsid w:val="000D46E3"/>
    <w:rsid w:val="000D555F"/>
    <w:rsid w:val="000E109D"/>
    <w:rsid w:val="000E1342"/>
    <w:rsid w:val="000E1DA9"/>
    <w:rsid w:val="000E1F66"/>
    <w:rsid w:val="000E250D"/>
    <w:rsid w:val="000E2C46"/>
    <w:rsid w:val="000E5DA7"/>
    <w:rsid w:val="000E665C"/>
    <w:rsid w:val="000E71D6"/>
    <w:rsid w:val="000E730C"/>
    <w:rsid w:val="000E75DC"/>
    <w:rsid w:val="000F0A15"/>
    <w:rsid w:val="000F147B"/>
    <w:rsid w:val="000F4B87"/>
    <w:rsid w:val="000F5CDB"/>
    <w:rsid w:val="000F6CD9"/>
    <w:rsid w:val="000F6F36"/>
    <w:rsid w:val="00101E7E"/>
    <w:rsid w:val="00103125"/>
    <w:rsid w:val="001033D2"/>
    <w:rsid w:val="0010383E"/>
    <w:rsid w:val="00104C69"/>
    <w:rsid w:val="00104DF5"/>
    <w:rsid w:val="00105165"/>
    <w:rsid w:val="00107A15"/>
    <w:rsid w:val="00107C1C"/>
    <w:rsid w:val="00110066"/>
    <w:rsid w:val="001107C6"/>
    <w:rsid w:val="0011167D"/>
    <w:rsid w:val="0011289B"/>
    <w:rsid w:val="0011304F"/>
    <w:rsid w:val="00113D2D"/>
    <w:rsid w:val="00114012"/>
    <w:rsid w:val="00115A31"/>
    <w:rsid w:val="00120D92"/>
    <w:rsid w:val="00123874"/>
    <w:rsid w:val="00124551"/>
    <w:rsid w:val="00125582"/>
    <w:rsid w:val="00125E1C"/>
    <w:rsid w:val="00126615"/>
    <w:rsid w:val="00126F0A"/>
    <w:rsid w:val="001275AB"/>
    <w:rsid w:val="001306E2"/>
    <w:rsid w:val="00130DE0"/>
    <w:rsid w:val="00132D08"/>
    <w:rsid w:val="00132D33"/>
    <w:rsid w:val="00133149"/>
    <w:rsid w:val="001334B3"/>
    <w:rsid w:val="00134CA8"/>
    <w:rsid w:val="00134DD1"/>
    <w:rsid w:val="00135C27"/>
    <w:rsid w:val="00140502"/>
    <w:rsid w:val="00143A56"/>
    <w:rsid w:val="00143AB3"/>
    <w:rsid w:val="00143D0F"/>
    <w:rsid w:val="00145B88"/>
    <w:rsid w:val="00146D0A"/>
    <w:rsid w:val="0014722E"/>
    <w:rsid w:val="00147AE3"/>
    <w:rsid w:val="0015036B"/>
    <w:rsid w:val="0015076A"/>
    <w:rsid w:val="001514C0"/>
    <w:rsid w:val="001522EF"/>
    <w:rsid w:val="001530BB"/>
    <w:rsid w:val="00153D36"/>
    <w:rsid w:val="001544E0"/>
    <w:rsid w:val="0015465E"/>
    <w:rsid w:val="00155189"/>
    <w:rsid w:val="001561A4"/>
    <w:rsid w:val="00156672"/>
    <w:rsid w:val="00162962"/>
    <w:rsid w:val="00162B73"/>
    <w:rsid w:val="00163465"/>
    <w:rsid w:val="00164AF7"/>
    <w:rsid w:val="00165084"/>
    <w:rsid w:val="00166C6E"/>
    <w:rsid w:val="00166CE5"/>
    <w:rsid w:val="00171740"/>
    <w:rsid w:val="00172188"/>
    <w:rsid w:val="00174B56"/>
    <w:rsid w:val="00175FAE"/>
    <w:rsid w:val="001801F2"/>
    <w:rsid w:val="00180A86"/>
    <w:rsid w:val="00181196"/>
    <w:rsid w:val="0018238A"/>
    <w:rsid w:val="00184290"/>
    <w:rsid w:val="001845CA"/>
    <w:rsid w:val="00184BD8"/>
    <w:rsid w:val="001854AF"/>
    <w:rsid w:val="00186B47"/>
    <w:rsid w:val="00186B8D"/>
    <w:rsid w:val="00187D63"/>
    <w:rsid w:val="0019103D"/>
    <w:rsid w:val="001922DB"/>
    <w:rsid w:val="00194991"/>
    <w:rsid w:val="00194BC3"/>
    <w:rsid w:val="00194C7D"/>
    <w:rsid w:val="00194E0C"/>
    <w:rsid w:val="00194EF8"/>
    <w:rsid w:val="00195D7C"/>
    <w:rsid w:val="00195F12"/>
    <w:rsid w:val="00197124"/>
    <w:rsid w:val="0019798C"/>
    <w:rsid w:val="001A082A"/>
    <w:rsid w:val="001A40E9"/>
    <w:rsid w:val="001A437A"/>
    <w:rsid w:val="001A46C1"/>
    <w:rsid w:val="001A4A63"/>
    <w:rsid w:val="001A4AB3"/>
    <w:rsid w:val="001A4B9A"/>
    <w:rsid w:val="001A5E1C"/>
    <w:rsid w:val="001A63F5"/>
    <w:rsid w:val="001A79D8"/>
    <w:rsid w:val="001A7A9F"/>
    <w:rsid w:val="001B3EAC"/>
    <w:rsid w:val="001B413B"/>
    <w:rsid w:val="001B41D5"/>
    <w:rsid w:val="001B435B"/>
    <w:rsid w:val="001B49E9"/>
    <w:rsid w:val="001B4CFB"/>
    <w:rsid w:val="001B54A6"/>
    <w:rsid w:val="001B590C"/>
    <w:rsid w:val="001B6CD5"/>
    <w:rsid w:val="001B7255"/>
    <w:rsid w:val="001B7899"/>
    <w:rsid w:val="001B7F14"/>
    <w:rsid w:val="001C0221"/>
    <w:rsid w:val="001C02A3"/>
    <w:rsid w:val="001C070E"/>
    <w:rsid w:val="001C1275"/>
    <w:rsid w:val="001C160F"/>
    <w:rsid w:val="001C177D"/>
    <w:rsid w:val="001C320E"/>
    <w:rsid w:val="001C44F3"/>
    <w:rsid w:val="001C5D20"/>
    <w:rsid w:val="001C6AE6"/>
    <w:rsid w:val="001C6C34"/>
    <w:rsid w:val="001C6DFB"/>
    <w:rsid w:val="001C777A"/>
    <w:rsid w:val="001C79F4"/>
    <w:rsid w:val="001D0EF3"/>
    <w:rsid w:val="001D1C60"/>
    <w:rsid w:val="001D1C99"/>
    <w:rsid w:val="001D2404"/>
    <w:rsid w:val="001D46E1"/>
    <w:rsid w:val="001D613A"/>
    <w:rsid w:val="001D6262"/>
    <w:rsid w:val="001D6AF8"/>
    <w:rsid w:val="001D7173"/>
    <w:rsid w:val="001D77BB"/>
    <w:rsid w:val="001D7889"/>
    <w:rsid w:val="001E0681"/>
    <w:rsid w:val="001E19B0"/>
    <w:rsid w:val="001E1B4D"/>
    <w:rsid w:val="001E1D43"/>
    <w:rsid w:val="001E1D6F"/>
    <w:rsid w:val="001E1ED6"/>
    <w:rsid w:val="001E25DC"/>
    <w:rsid w:val="001E41DA"/>
    <w:rsid w:val="001E51F2"/>
    <w:rsid w:val="001E521C"/>
    <w:rsid w:val="001E5391"/>
    <w:rsid w:val="001E5530"/>
    <w:rsid w:val="001E5DD2"/>
    <w:rsid w:val="001E5EBD"/>
    <w:rsid w:val="001E66A5"/>
    <w:rsid w:val="001E69FD"/>
    <w:rsid w:val="001E6CBD"/>
    <w:rsid w:val="001E715B"/>
    <w:rsid w:val="001F25FD"/>
    <w:rsid w:val="001F47E9"/>
    <w:rsid w:val="001F6577"/>
    <w:rsid w:val="001F7173"/>
    <w:rsid w:val="00200539"/>
    <w:rsid w:val="002016E8"/>
    <w:rsid w:val="002019C9"/>
    <w:rsid w:val="0020210D"/>
    <w:rsid w:val="00203A26"/>
    <w:rsid w:val="00204DA0"/>
    <w:rsid w:val="00205103"/>
    <w:rsid w:val="00207306"/>
    <w:rsid w:val="002104C3"/>
    <w:rsid w:val="00211F7E"/>
    <w:rsid w:val="0021203E"/>
    <w:rsid w:val="00212C00"/>
    <w:rsid w:val="00213CAA"/>
    <w:rsid w:val="00214AEF"/>
    <w:rsid w:val="00215DC4"/>
    <w:rsid w:val="00216D1D"/>
    <w:rsid w:val="00216E34"/>
    <w:rsid w:val="002170C2"/>
    <w:rsid w:val="00217AEF"/>
    <w:rsid w:val="00220001"/>
    <w:rsid w:val="002229D0"/>
    <w:rsid w:val="00224726"/>
    <w:rsid w:val="00225699"/>
    <w:rsid w:val="00226EFD"/>
    <w:rsid w:val="002303FC"/>
    <w:rsid w:val="00230B40"/>
    <w:rsid w:val="002315E6"/>
    <w:rsid w:val="0023246E"/>
    <w:rsid w:val="002325D9"/>
    <w:rsid w:val="00232A58"/>
    <w:rsid w:val="002332C1"/>
    <w:rsid w:val="0023377B"/>
    <w:rsid w:val="0023399C"/>
    <w:rsid w:val="00235E0F"/>
    <w:rsid w:val="0023678C"/>
    <w:rsid w:val="00236BD7"/>
    <w:rsid w:val="0024000D"/>
    <w:rsid w:val="00242198"/>
    <w:rsid w:val="0024357E"/>
    <w:rsid w:val="00243BB3"/>
    <w:rsid w:val="00244966"/>
    <w:rsid w:val="002505DD"/>
    <w:rsid w:val="002507A8"/>
    <w:rsid w:val="00250E2E"/>
    <w:rsid w:val="0025197E"/>
    <w:rsid w:val="00251A4A"/>
    <w:rsid w:val="00251B85"/>
    <w:rsid w:val="002521AE"/>
    <w:rsid w:val="00252CA0"/>
    <w:rsid w:val="0025473A"/>
    <w:rsid w:val="00254C89"/>
    <w:rsid w:val="002559E2"/>
    <w:rsid w:val="00255DD7"/>
    <w:rsid w:val="00257CEB"/>
    <w:rsid w:val="002604C8"/>
    <w:rsid w:val="00260A38"/>
    <w:rsid w:val="00261881"/>
    <w:rsid w:val="0026227C"/>
    <w:rsid w:val="00263154"/>
    <w:rsid w:val="002636CE"/>
    <w:rsid w:val="00264D64"/>
    <w:rsid w:val="002650C6"/>
    <w:rsid w:val="0026535D"/>
    <w:rsid w:val="002653D9"/>
    <w:rsid w:val="00267C5C"/>
    <w:rsid w:val="002709DE"/>
    <w:rsid w:val="00271381"/>
    <w:rsid w:val="002713F0"/>
    <w:rsid w:val="00271854"/>
    <w:rsid w:val="00272511"/>
    <w:rsid w:val="00273CDC"/>
    <w:rsid w:val="00273D74"/>
    <w:rsid w:val="002747FB"/>
    <w:rsid w:val="00274997"/>
    <w:rsid w:val="00275A20"/>
    <w:rsid w:val="00275EC2"/>
    <w:rsid w:val="00282975"/>
    <w:rsid w:val="00283270"/>
    <w:rsid w:val="00284876"/>
    <w:rsid w:val="00285482"/>
    <w:rsid w:val="002861BE"/>
    <w:rsid w:val="00286EEE"/>
    <w:rsid w:val="00292F0F"/>
    <w:rsid w:val="00293652"/>
    <w:rsid w:val="00293937"/>
    <w:rsid w:val="00297DAB"/>
    <w:rsid w:val="002A16DF"/>
    <w:rsid w:val="002A179C"/>
    <w:rsid w:val="002A18F3"/>
    <w:rsid w:val="002A3C6A"/>
    <w:rsid w:val="002A497C"/>
    <w:rsid w:val="002A5048"/>
    <w:rsid w:val="002A51B6"/>
    <w:rsid w:val="002A5C7A"/>
    <w:rsid w:val="002A622C"/>
    <w:rsid w:val="002A783D"/>
    <w:rsid w:val="002A7BA6"/>
    <w:rsid w:val="002B16B0"/>
    <w:rsid w:val="002B1B1D"/>
    <w:rsid w:val="002B1E47"/>
    <w:rsid w:val="002B26A2"/>
    <w:rsid w:val="002B3627"/>
    <w:rsid w:val="002B39F9"/>
    <w:rsid w:val="002B699A"/>
    <w:rsid w:val="002C06B2"/>
    <w:rsid w:val="002C0792"/>
    <w:rsid w:val="002C08CC"/>
    <w:rsid w:val="002C0EF2"/>
    <w:rsid w:val="002C2031"/>
    <w:rsid w:val="002C365B"/>
    <w:rsid w:val="002C3941"/>
    <w:rsid w:val="002C411E"/>
    <w:rsid w:val="002C586E"/>
    <w:rsid w:val="002C5977"/>
    <w:rsid w:val="002C5B4E"/>
    <w:rsid w:val="002C7325"/>
    <w:rsid w:val="002C77ED"/>
    <w:rsid w:val="002D0A45"/>
    <w:rsid w:val="002D1A2F"/>
    <w:rsid w:val="002D3323"/>
    <w:rsid w:val="002D4B89"/>
    <w:rsid w:val="002D582A"/>
    <w:rsid w:val="002D653C"/>
    <w:rsid w:val="002D6B94"/>
    <w:rsid w:val="002E00E6"/>
    <w:rsid w:val="002E0CA5"/>
    <w:rsid w:val="002E0F1D"/>
    <w:rsid w:val="002E27D8"/>
    <w:rsid w:val="002E322E"/>
    <w:rsid w:val="002E4D89"/>
    <w:rsid w:val="002E6A91"/>
    <w:rsid w:val="002E6DA4"/>
    <w:rsid w:val="002E7658"/>
    <w:rsid w:val="002F0977"/>
    <w:rsid w:val="002F1154"/>
    <w:rsid w:val="002F1A05"/>
    <w:rsid w:val="002F243E"/>
    <w:rsid w:val="002F2A2B"/>
    <w:rsid w:val="002F4592"/>
    <w:rsid w:val="002F5043"/>
    <w:rsid w:val="002F5CD1"/>
    <w:rsid w:val="002F793C"/>
    <w:rsid w:val="00300C38"/>
    <w:rsid w:val="00302159"/>
    <w:rsid w:val="0030215D"/>
    <w:rsid w:val="003027AD"/>
    <w:rsid w:val="00302E1E"/>
    <w:rsid w:val="00304BBD"/>
    <w:rsid w:val="0030551D"/>
    <w:rsid w:val="00305BCD"/>
    <w:rsid w:val="003070EB"/>
    <w:rsid w:val="0030728C"/>
    <w:rsid w:val="00307F3D"/>
    <w:rsid w:val="003106C3"/>
    <w:rsid w:val="003121C1"/>
    <w:rsid w:val="00313C1F"/>
    <w:rsid w:val="00314692"/>
    <w:rsid w:val="00315658"/>
    <w:rsid w:val="003156BE"/>
    <w:rsid w:val="00316C5B"/>
    <w:rsid w:val="00316F06"/>
    <w:rsid w:val="00317000"/>
    <w:rsid w:val="00321B42"/>
    <w:rsid w:val="00321C77"/>
    <w:rsid w:val="00321FC5"/>
    <w:rsid w:val="00322B1C"/>
    <w:rsid w:val="00324322"/>
    <w:rsid w:val="00326BF9"/>
    <w:rsid w:val="003302D9"/>
    <w:rsid w:val="00331164"/>
    <w:rsid w:val="00331439"/>
    <w:rsid w:val="003315C9"/>
    <w:rsid w:val="0033172E"/>
    <w:rsid w:val="00331784"/>
    <w:rsid w:val="0033299B"/>
    <w:rsid w:val="0033404E"/>
    <w:rsid w:val="00335054"/>
    <w:rsid w:val="00335CDE"/>
    <w:rsid w:val="00336DB8"/>
    <w:rsid w:val="0033761B"/>
    <w:rsid w:val="00337C55"/>
    <w:rsid w:val="00340561"/>
    <w:rsid w:val="0034262D"/>
    <w:rsid w:val="003438B4"/>
    <w:rsid w:val="003450B5"/>
    <w:rsid w:val="00345B12"/>
    <w:rsid w:val="00346809"/>
    <w:rsid w:val="0034749B"/>
    <w:rsid w:val="00347DDD"/>
    <w:rsid w:val="0035198F"/>
    <w:rsid w:val="0035426E"/>
    <w:rsid w:val="00355668"/>
    <w:rsid w:val="003558C0"/>
    <w:rsid w:val="00356DEA"/>
    <w:rsid w:val="00361566"/>
    <w:rsid w:val="00363962"/>
    <w:rsid w:val="00364E16"/>
    <w:rsid w:val="003658AC"/>
    <w:rsid w:val="00365FE3"/>
    <w:rsid w:val="00367B6F"/>
    <w:rsid w:val="00370E31"/>
    <w:rsid w:val="00371EDD"/>
    <w:rsid w:val="0037253E"/>
    <w:rsid w:val="003731AB"/>
    <w:rsid w:val="00373A12"/>
    <w:rsid w:val="00375DE9"/>
    <w:rsid w:val="00375E36"/>
    <w:rsid w:val="003771AC"/>
    <w:rsid w:val="00380476"/>
    <w:rsid w:val="003836F9"/>
    <w:rsid w:val="00383B34"/>
    <w:rsid w:val="00383F76"/>
    <w:rsid w:val="003857AB"/>
    <w:rsid w:val="003871F2"/>
    <w:rsid w:val="00387463"/>
    <w:rsid w:val="00387525"/>
    <w:rsid w:val="003900F6"/>
    <w:rsid w:val="0039077C"/>
    <w:rsid w:val="00392301"/>
    <w:rsid w:val="00392F0E"/>
    <w:rsid w:val="00394858"/>
    <w:rsid w:val="00394E13"/>
    <w:rsid w:val="003950B4"/>
    <w:rsid w:val="0039552D"/>
    <w:rsid w:val="00395BDC"/>
    <w:rsid w:val="003961D0"/>
    <w:rsid w:val="0039688E"/>
    <w:rsid w:val="00396A9E"/>
    <w:rsid w:val="00396ED1"/>
    <w:rsid w:val="003976F0"/>
    <w:rsid w:val="00397B50"/>
    <w:rsid w:val="003A4F7F"/>
    <w:rsid w:val="003A50EF"/>
    <w:rsid w:val="003A55DA"/>
    <w:rsid w:val="003A56A7"/>
    <w:rsid w:val="003A5D2A"/>
    <w:rsid w:val="003A6C17"/>
    <w:rsid w:val="003A74B2"/>
    <w:rsid w:val="003A7A38"/>
    <w:rsid w:val="003B01AC"/>
    <w:rsid w:val="003B0400"/>
    <w:rsid w:val="003B0D9B"/>
    <w:rsid w:val="003B0F4D"/>
    <w:rsid w:val="003B1DC3"/>
    <w:rsid w:val="003B1E0A"/>
    <w:rsid w:val="003B2B4E"/>
    <w:rsid w:val="003B3A2C"/>
    <w:rsid w:val="003B48DA"/>
    <w:rsid w:val="003B50F8"/>
    <w:rsid w:val="003B7C75"/>
    <w:rsid w:val="003C1F45"/>
    <w:rsid w:val="003C2E1A"/>
    <w:rsid w:val="003C3C4D"/>
    <w:rsid w:val="003C4175"/>
    <w:rsid w:val="003C6243"/>
    <w:rsid w:val="003C691C"/>
    <w:rsid w:val="003C6F44"/>
    <w:rsid w:val="003C6F4E"/>
    <w:rsid w:val="003C7427"/>
    <w:rsid w:val="003C7A0E"/>
    <w:rsid w:val="003D118A"/>
    <w:rsid w:val="003D1257"/>
    <w:rsid w:val="003D177A"/>
    <w:rsid w:val="003D18A5"/>
    <w:rsid w:val="003D1F30"/>
    <w:rsid w:val="003D20B1"/>
    <w:rsid w:val="003D3A69"/>
    <w:rsid w:val="003D4A32"/>
    <w:rsid w:val="003D5429"/>
    <w:rsid w:val="003D5BE3"/>
    <w:rsid w:val="003D7352"/>
    <w:rsid w:val="003D7527"/>
    <w:rsid w:val="003D7577"/>
    <w:rsid w:val="003E00AB"/>
    <w:rsid w:val="003E090A"/>
    <w:rsid w:val="003E1F13"/>
    <w:rsid w:val="003E3154"/>
    <w:rsid w:val="003E391D"/>
    <w:rsid w:val="003E395A"/>
    <w:rsid w:val="003E39DE"/>
    <w:rsid w:val="003E4567"/>
    <w:rsid w:val="003E4602"/>
    <w:rsid w:val="003E7612"/>
    <w:rsid w:val="003F0E93"/>
    <w:rsid w:val="003F127F"/>
    <w:rsid w:val="003F1FFD"/>
    <w:rsid w:val="003F5AB6"/>
    <w:rsid w:val="003F648E"/>
    <w:rsid w:val="003F755F"/>
    <w:rsid w:val="003F75EE"/>
    <w:rsid w:val="003F7A23"/>
    <w:rsid w:val="003F7CC2"/>
    <w:rsid w:val="00401D0D"/>
    <w:rsid w:val="00402349"/>
    <w:rsid w:val="00402531"/>
    <w:rsid w:val="00402D1F"/>
    <w:rsid w:val="00402F81"/>
    <w:rsid w:val="00403474"/>
    <w:rsid w:val="0040405D"/>
    <w:rsid w:val="00405CC4"/>
    <w:rsid w:val="00405E82"/>
    <w:rsid w:val="00406439"/>
    <w:rsid w:val="004067D5"/>
    <w:rsid w:val="00410883"/>
    <w:rsid w:val="0041130A"/>
    <w:rsid w:val="004133F0"/>
    <w:rsid w:val="00413E66"/>
    <w:rsid w:val="00415F6F"/>
    <w:rsid w:val="00416FED"/>
    <w:rsid w:val="00417603"/>
    <w:rsid w:val="00417FA4"/>
    <w:rsid w:val="00420C3D"/>
    <w:rsid w:val="00420EA5"/>
    <w:rsid w:val="00420F92"/>
    <w:rsid w:val="00421671"/>
    <w:rsid w:val="004233FB"/>
    <w:rsid w:val="00425C34"/>
    <w:rsid w:val="00426096"/>
    <w:rsid w:val="00426E8E"/>
    <w:rsid w:val="00427F21"/>
    <w:rsid w:val="00427F8B"/>
    <w:rsid w:val="004307FC"/>
    <w:rsid w:val="004309ED"/>
    <w:rsid w:val="00432B4E"/>
    <w:rsid w:val="00433C6E"/>
    <w:rsid w:val="00433E70"/>
    <w:rsid w:val="004341FC"/>
    <w:rsid w:val="0043603D"/>
    <w:rsid w:val="004377ED"/>
    <w:rsid w:val="004407CC"/>
    <w:rsid w:val="00442C8A"/>
    <w:rsid w:val="00444725"/>
    <w:rsid w:val="0044482A"/>
    <w:rsid w:val="00444F94"/>
    <w:rsid w:val="00445000"/>
    <w:rsid w:val="00445BAB"/>
    <w:rsid w:val="00446106"/>
    <w:rsid w:val="004465B8"/>
    <w:rsid w:val="004467C7"/>
    <w:rsid w:val="004477E9"/>
    <w:rsid w:val="004502C8"/>
    <w:rsid w:val="004512A5"/>
    <w:rsid w:val="00451717"/>
    <w:rsid w:val="0045195F"/>
    <w:rsid w:val="004541FD"/>
    <w:rsid w:val="004544A6"/>
    <w:rsid w:val="00454512"/>
    <w:rsid w:val="0045640F"/>
    <w:rsid w:val="004568BC"/>
    <w:rsid w:val="0046179A"/>
    <w:rsid w:val="004617F3"/>
    <w:rsid w:val="004624A8"/>
    <w:rsid w:val="004624D4"/>
    <w:rsid w:val="00462947"/>
    <w:rsid w:val="00462F70"/>
    <w:rsid w:val="004630B3"/>
    <w:rsid w:val="00463E0A"/>
    <w:rsid w:val="0046539B"/>
    <w:rsid w:val="0046577D"/>
    <w:rsid w:val="00466E6A"/>
    <w:rsid w:val="00467FDE"/>
    <w:rsid w:val="00471002"/>
    <w:rsid w:val="00471119"/>
    <w:rsid w:val="00472337"/>
    <w:rsid w:val="00472FB2"/>
    <w:rsid w:val="0047308A"/>
    <w:rsid w:val="00474BDD"/>
    <w:rsid w:val="00474D62"/>
    <w:rsid w:val="00474E6F"/>
    <w:rsid w:val="00475346"/>
    <w:rsid w:val="004755B0"/>
    <w:rsid w:val="004777CB"/>
    <w:rsid w:val="00477AF4"/>
    <w:rsid w:val="004829F9"/>
    <w:rsid w:val="00482EDF"/>
    <w:rsid w:val="00487D42"/>
    <w:rsid w:val="0049061A"/>
    <w:rsid w:val="00490E72"/>
    <w:rsid w:val="0049253A"/>
    <w:rsid w:val="00492564"/>
    <w:rsid w:val="00492A56"/>
    <w:rsid w:val="004939A6"/>
    <w:rsid w:val="004947DC"/>
    <w:rsid w:val="004948B4"/>
    <w:rsid w:val="00494EDA"/>
    <w:rsid w:val="00495229"/>
    <w:rsid w:val="004958A3"/>
    <w:rsid w:val="00495C3F"/>
    <w:rsid w:val="004968D4"/>
    <w:rsid w:val="00496C49"/>
    <w:rsid w:val="00496D14"/>
    <w:rsid w:val="00497D56"/>
    <w:rsid w:val="004A058B"/>
    <w:rsid w:val="004A1705"/>
    <w:rsid w:val="004A3295"/>
    <w:rsid w:val="004A3DF8"/>
    <w:rsid w:val="004A4287"/>
    <w:rsid w:val="004A4D9F"/>
    <w:rsid w:val="004A53CF"/>
    <w:rsid w:val="004A5E0F"/>
    <w:rsid w:val="004A600D"/>
    <w:rsid w:val="004A753C"/>
    <w:rsid w:val="004B0223"/>
    <w:rsid w:val="004B0555"/>
    <w:rsid w:val="004B1C5D"/>
    <w:rsid w:val="004B3865"/>
    <w:rsid w:val="004B3A2C"/>
    <w:rsid w:val="004B4469"/>
    <w:rsid w:val="004B4B1C"/>
    <w:rsid w:val="004B6E3B"/>
    <w:rsid w:val="004B7F6F"/>
    <w:rsid w:val="004C085F"/>
    <w:rsid w:val="004C0C61"/>
    <w:rsid w:val="004C1831"/>
    <w:rsid w:val="004C3A0B"/>
    <w:rsid w:val="004C51E5"/>
    <w:rsid w:val="004C529E"/>
    <w:rsid w:val="004C5392"/>
    <w:rsid w:val="004C58EA"/>
    <w:rsid w:val="004C638E"/>
    <w:rsid w:val="004C6BBE"/>
    <w:rsid w:val="004C6C5D"/>
    <w:rsid w:val="004C77CB"/>
    <w:rsid w:val="004D0015"/>
    <w:rsid w:val="004D10FB"/>
    <w:rsid w:val="004D12CD"/>
    <w:rsid w:val="004D1916"/>
    <w:rsid w:val="004D20F0"/>
    <w:rsid w:val="004D232F"/>
    <w:rsid w:val="004D407E"/>
    <w:rsid w:val="004D5EE7"/>
    <w:rsid w:val="004D7B85"/>
    <w:rsid w:val="004E0809"/>
    <w:rsid w:val="004E297D"/>
    <w:rsid w:val="004E2B99"/>
    <w:rsid w:val="004E3075"/>
    <w:rsid w:val="004E4727"/>
    <w:rsid w:val="004E595D"/>
    <w:rsid w:val="004E6C2D"/>
    <w:rsid w:val="004E6D49"/>
    <w:rsid w:val="004E79CE"/>
    <w:rsid w:val="004E7EB3"/>
    <w:rsid w:val="004F5BB2"/>
    <w:rsid w:val="004F6558"/>
    <w:rsid w:val="00500372"/>
    <w:rsid w:val="0050070E"/>
    <w:rsid w:val="0050098A"/>
    <w:rsid w:val="00501A2F"/>
    <w:rsid w:val="00501BEE"/>
    <w:rsid w:val="0050357F"/>
    <w:rsid w:val="0050507C"/>
    <w:rsid w:val="00505ABA"/>
    <w:rsid w:val="00505D6C"/>
    <w:rsid w:val="005066F3"/>
    <w:rsid w:val="00507500"/>
    <w:rsid w:val="00507D70"/>
    <w:rsid w:val="00510993"/>
    <w:rsid w:val="00510FC0"/>
    <w:rsid w:val="00511524"/>
    <w:rsid w:val="00512837"/>
    <w:rsid w:val="00512B27"/>
    <w:rsid w:val="0051343C"/>
    <w:rsid w:val="00514B3F"/>
    <w:rsid w:val="005157FB"/>
    <w:rsid w:val="00516670"/>
    <w:rsid w:val="00516DA2"/>
    <w:rsid w:val="00517513"/>
    <w:rsid w:val="00520900"/>
    <w:rsid w:val="00521016"/>
    <w:rsid w:val="00521272"/>
    <w:rsid w:val="005232E9"/>
    <w:rsid w:val="005238CC"/>
    <w:rsid w:val="00524439"/>
    <w:rsid w:val="00524820"/>
    <w:rsid w:val="00525830"/>
    <w:rsid w:val="005276B1"/>
    <w:rsid w:val="0053179F"/>
    <w:rsid w:val="00531DB8"/>
    <w:rsid w:val="00531EB8"/>
    <w:rsid w:val="00533A9B"/>
    <w:rsid w:val="0053413E"/>
    <w:rsid w:val="00534220"/>
    <w:rsid w:val="00534E25"/>
    <w:rsid w:val="00535B98"/>
    <w:rsid w:val="0053605B"/>
    <w:rsid w:val="005373DD"/>
    <w:rsid w:val="00537E9C"/>
    <w:rsid w:val="00541B29"/>
    <w:rsid w:val="005421DB"/>
    <w:rsid w:val="0054227B"/>
    <w:rsid w:val="005434C4"/>
    <w:rsid w:val="00544015"/>
    <w:rsid w:val="005448F4"/>
    <w:rsid w:val="00544AEF"/>
    <w:rsid w:val="00545B88"/>
    <w:rsid w:val="005464CE"/>
    <w:rsid w:val="005476CD"/>
    <w:rsid w:val="0054787A"/>
    <w:rsid w:val="005513F6"/>
    <w:rsid w:val="0055279B"/>
    <w:rsid w:val="0055287F"/>
    <w:rsid w:val="00554E63"/>
    <w:rsid w:val="0055760E"/>
    <w:rsid w:val="005604A0"/>
    <w:rsid w:val="005604B5"/>
    <w:rsid w:val="00560B91"/>
    <w:rsid w:val="00561902"/>
    <w:rsid w:val="00561FB3"/>
    <w:rsid w:val="00561FBC"/>
    <w:rsid w:val="00562000"/>
    <w:rsid w:val="00562350"/>
    <w:rsid w:val="00562D53"/>
    <w:rsid w:val="005635A1"/>
    <w:rsid w:val="00563CA4"/>
    <w:rsid w:val="005643BE"/>
    <w:rsid w:val="00564E0C"/>
    <w:rsid w:val="0056614C"/>
    <w:rsid w:val="00566F6F"/>
    <w:rsid w:val="005675A6"/>
    <w:rsid w:val="005705EC"/>
    <w:rsid w:val="00570AC7"/>
    <w:rsid w:val="00571EAE"/>
    <w:rsid w:val="00572DB7"/>
    <w:rsid w:val="00573B9F"/>
    <w:rsid w:val="00573FE2"/>
    <w:rsid w:val="005770AA"/>
    <w:rsid w:val="00582CC2"/>
    <w:rsid w:val="005832DA"/>
    <w:rsid w:val="005846DA"/>
    <w:rsid w:val="00584DDC"/>
    <w:rsid w:val="005861E0"/>
    <w:rsid w:val="00586ACA"/>
    <w:rsid w:val="00587599"/>
    <w:rsid w:val="005875DB"/>
    <w:rsid w:val="0059103F"/>
    <w:rsid w:val="00591248"/>
    <w:rsid w:val="00594DC5"/>
    <w:rsid w:val="005952AE"/>
    <w:rsid w:val="00595AE2"/>
    <w:rsid w:val="005A0198"/>
    <w:rsid w:val="005A143F"/>
    <w:rsid w:val="005A1490"/>
    <w:rsid w:val="005A3887"/>
    <w:rsid w:val="005A6114"/>
    <w:rsid w:val="005A62A5"/>
    <w:rsid w:val="005A7373"/>
    <w:rsid w:val="005A73F4"/>
    <w:rsid w:val="005A74A3"/>
    <w:rsid w:val="005B2798"/>
    <w:rsid w:val="005B2BF6"/>
    <w:rsid w:val="005B2E95"/>
    <w:rsid w:val="005B5FD0"/>
    <w:rsid w:val="005B63F4"/>
    <w:rsid w:val="005B6838"/>
    <w:rsid w:val="005B705B"/>
    <w:rsid w:val="005B7AAF"/>
    <w:rsid w:val="005B7F60"/>
    <w:rsid w:val="005C07FB"/>
    <w:rsid w:val="005C3935"/>
    <w:rsid w:val="005C3C7D"/>
    <w:rsid w:val="005C4850"/>
    <w:rsid w:val="005C5BE3"/>
    <w:rsid w:val="005C728F"/>
    <w:rsid w:val="005C72BF"/>
    <w:rsid w:val="005C788E"/>
    <w:rsid w:val="005C7E83"/>
    <w:rsid w:val="005C7F8A"/>
    <w:rsid w:val="005D0462"/>
    <w:rsid w:val="005D0E75"/>
    <w:rsid w:val="005D30F1"/>
    <w:rsid w:val="005D336E"/>
    <w:rsid w:val="005D4AC5"/>
    <w:rsid w:val="005D6F23"/>
    <w:rsid w:val="005D74FD"/>
    <w:rsid w:val="005D7BF0"/>
    <w:rsid w:val="005D7D52"/>
    <w:rsid w:val="005E0080"/>
    <w:rsid w:val="005E2E61"/>
    <w:rsid w:val="005E3A76"/>
    <w:rsid w:val="005E4CF0"/>
    <w:rsid w:val="005E5DA0"/>
    <w:rsid w:val="005E5E53"/>
    <w:rsid w:val="005E77EF"/>
    <w:rsid w:val="005F0703"/>
    <w:rsid w:val="005F0932"/>
    <w:rsid w:val="005F0FFB"/>
    <w:rsid w:val="005F1C64"/>
    <w:rsid w:val="005F1F3D"/>
    <w:rsid w:val="005F2248"/>
    <w:rsid w:val="005F5BCC"/>
    <w:rsid w:val="005F69C4"/>
    <w:rsid w:val="005F6D18"/>
    <w:rsid w:val="005F7074"/>
    <w:rsid w:val="005F7728"/>
    <w:rsid w:val="0060012C"/>
    <w:rsid w:val="0060026D"/>
    <w:rsid w:val="00603DF3"/>
    <w:rsid w:val="00603E2B"/>
    <w:rsid w:val="00604924"/>
    <w:rsid w:val="00604CE7"/>
    <w:rsid w:val="00605118"/>
    <w:rsid w:val="006054ED"/>
    <w:rsid w:val="00605A93"/>
    <w:rsid w:val="00605C76"/>
    <w:rsid w:val="00606E05"/>
    <w:rsid w:val="00607A16"/>
    <w:rsid w:val="006107E5"/>
    <w:rsid w:val="006111E1"/>
    <w:rsid w:val="0061150D"/>
    <w:rsid w:val="00611D20"/>
    <w:rsid w:val="00612FFE"/>
    <w:rsid w:val="00613DA5"/>
    <w:rsid w:val="00615F2D"/>
    <w:rsid w:val="00616029"/>
    <w:rsid w:val="00616C89"/>
    <w:rsid w:val="00616F9B"/>
    <w:rsid w:val="0061778C"/>
    <w:rsid w:val="0061787D"/>
    <w:rsid w:val="00622CE5"/>
    <w:rsid w:val="00623291"/>
    <w:rsid w:val="00626FAF"/>
    <w:rsid w:val="006271CE"/>
    <w:rsid w:val="00630C8F"/>
    <w:rsid w:val="006317E0"/>
    <w:rsid w:val="00631810"/>
    <w:rsid w:val="00631BFC"/>
    <w:rsid w:val="00631C4C"/>
    <w:rsid w:val="0063352D"/>
    <w:rsid w:val="0063598C"/>
    <w:rsid w:val="00635BC8"/>
    <w:rsid w:val="00636B04"/>
    <w:rsid w:val="0063727F"/>
    <w:rsid w:val="006376DE"/>
    <w:rsid w:val="00637958"/>
    <w:rsid w:val="00637C95"/>
    <w:rsid w:val="00641C56"/>
    <w:rsid w:val="006427F0"/>
    <w:rsid w:val="00644024"/>
    <w:rsid w:val="00644366"/>
    <w:rsid w:val="00645123"/>
    <w:rsid w:val="00645168"/>
    <w:rsid w:val="006459C6"/>
    <w:rsid w:val="00645C8E"/>
    <w:rsid w:val="00645E07"/>
    <w:rsid w:val="00646DAD"/>
    <w:rsid w:val="00647501"/>
    <w:rsid w:val="00647E6A"/>
    <w:rsid w:val="0065109B"/>
    <w:rsid w:val="006511CD"/>
    <w:rsid w:val="00651405"/>
    <w:rsid w:val="006533F7"/>
    <w:rsid w:val="006537B6"/>
    <w:rsid w:val="00653A70"/>
    <w:rsid w:val="00654C51"/>
    <w:rsid w:val="00654D81"/>
    <w:rsid w:val="00655516"/>
    <w:rsid w:val="00655F5C"/>
    <w:rsid w:val="00661E2B"/>
    <w:rsid w:val="00662274"/>
    <w:rsid w:val="00662334"/>
    <w:rsid w:val="0066293B"/>
    <w:rsid w:val="00663E1E"/>
    <w:rsid w:val="00663EB0"/>
    <w:rsid w:val="00665483"/>
    <w:rsid w:val="006654DB"/>
    <w:rsid w:val="00665CEE"/>
    <w:rsid w:val="00666209"/>
    <w:rsid w:val="00666479"/>
    <w:rsid w:val="0066653A"/>
    <w:rsid w:val="00666F95"/>
    <w:rsid w:val="00667ECE"/>
    <w:rsid w:val="006710A8"/>
    <w:rsid w:val="00671652"/>
    <w:rsid w:val="00673F7E"/>
    <w:rsid w:val="0067565D"/>
    <w:rsid w:val="00675AB7"/>
    <w:rsid w:val="00675C09"/>
    <w:rsid w:val="0067796D"/>
    <w:rsid w:val="00680C54"/>
    <w:rsid w:val="00682445"/>
    <w:rsid w:val="006828FE"/>
    <w:rsid w:val="00683639"/>
    <w:rsid w:val="00683A07"/>
    <w:rsid w:val="00683C3A"/>
    <w:rsid w:val="00683F78"/>
    <w:rsid w:val="0068488E"/>
    <w:rsid w:val="00684FF4"/>
    <w:rsid w:val="00685348"/>
    <w:rsid w:val="0068618B"/>
    <w:rsid w:val="00690C9D"/>
    <w:rsid w:val="006921AF"/>
    <w:rsid w:val="00692321"/>
    <w:rsid w:val="006925ED"/>
    <w:rsid w:val="00693EDC"/>
    <w:rsid w:val="006962A7"/>
    <w:rsid w:val="006967C9"/>
    <w:rsid w:val="00697854"/>
    <w:rsid w:val="006A2089"/>
    <w:rsid w:val="006A2DB2"/>
    <w:rsid w:val="006A31A8"/>
    <w:rsid w:val="006A36B6"/>
    <w:rsid w:val="006A39CE"/>
    <w:rsid w:val="006A3E8F"/>
    <w:rsid w:val="006A4251"/>
    <w:rsid w:val="006A4B3A"/>
    <w:rsid w:val="006A5C12"/>
    <w:rsid w:val="006A6377"/>
    <w:rsid w:val="006A67FD"/>
    <w:rsid w:val="006A6DD0"/>
    <w:rsid w:val="006A7B70"/>
    <w:rsid w:val="006B224A"/>
    <w:rsid w:val="006B2477"/>
    <w:rsid w:val="006B29B6"/>
    <w:rsid w:val="006B3A17"/>
    <w:rsid w:val="006B4BF3"/>
    <w:rsid w:val="006B5590"/>
    <w:rsid w:val="006B5A2C"/>
    <w:rsid w:val="006B6063"/>
    <w:rsid w:val="006C0072"/>
    <w:rsid w:val="006C05F4"/>
    <w:rsid w:val="006C0635"/>
    <w:rsid w:val="006C0E8F"/>
    <w:rsid w:val="006C1306"/>
    <w:rsid w:val="006C1BAA"/>
    <w:rsid w:val="006C1C8C"/>
    <w:rsid w:val="006C21B2"/>
    <w:rsid w:val="006C307A"/>
    <w:rsid w:val="006C389A"/>
    <w:rsid w:val="006C5A46"/>
    <w:rsid w:val="006C6341"/>
    <w:rsid w:val="006C6382"/>
    <w:rsid w:val="006C69DB"/>
    <w:rsid w:val="006C7547"/>
    <w:rsid w:val="006D01EA"/>
    <w:rsid w:val="006D06A9"/>
    <w:rsid w:val="006D18A3"/>
    <w:rsid w:val="006D23C0"/>
    <w:rsid w:val="006D31E1"/>
    <w:rsid w:val="006D6365"/>
    <w:rsid w:val="006D74A4"/>
    <w:rsid w:val="006E13AB"/>
    <w:rsid w:val="006E3D85"/>
    <w:rsid w:val="006E3E39"/>
    <w:rsid w:val="006E46F6"/>
    <w:rsid w:val="006E5287"/>
    <w:rsid w:val="006E5B44"/>
    <w:rsid w:val="006E6A15"/>
    <w:rsid w:val="006E6B71"/>
    <w:rsid w:val="006E6FCC"/>
    <w:rsid w:val="006F02B3"/>
    <w:rsid w:val="006F0CA2"/>
    <w:rsid w:val="006F1C30"/>
    <w:rsid w:val="006F3081"/>
    <w:rsid w:val="006F411D"/>
    <w:rsid w:val="006F4EC4"/>
    <w:rsid w:val="006F5C79"/>
    <w:rsid w:val="006F70C6"/>
    <w:rsid w:val="006F7FAB"/>
    <w:rsid w:val="00700278"/>
    <w:rsid w:val="007009E4"/>
    <w:rsid w:val="00700BDC"/>
    <w:rsid w:val="00701423"/>
    <w:rsid w:val="007022EC"/>
    <w:rsid w:val="0070268E"/>
    <w:rsid w:val="0070361F"/>
    <w:rsid w:val="00703D22"/>
    <w:rsid w:val="0070461A"/>
    <w:rsid w:val="0070505A"/>
    <w:rsid w:val="00705110"/>
    <w:rsid w:val="0070680F"/>
    <w:rsid w:val="00706C1B"/>
    <w:rsid w:val="00706C69"/>
    <w:rsid w:val="00710120"/>
    <w:rsid w:val="00710179"/>
    <w:rsid w:val="00712380"/>
    <w:rsid w:val="00712733"/>
    <w:rsid w:val="0071363F"/>
    <w:rsid w:val="00713F29"/>
    <w:rsid w:val="00713FF6"/>
    <w:rsid w:val="00714EB0"/>
    <w:rsid w:val="00717772"/>
    <w:rsid w:val="00721470"/>
    <w:rsid w:val="00721B6D"/>
    <w:rsid w:val="00722024"/>
    <w:rsid w:val="0072315A"/>
    <w:rsid w:val="0072402C"/>
    <w:rsid w:val="00724AE2"/>
    <w:rsid w:val="007258A5"/>
    <w:rsid w:val="00726C08"/>
    <w:rsid w:val="00730102"/>
    <w:rsid w:val="007301C0"/>
    <w:rsid w:val="0073099B"/>
    <w:rsid w:val="007313A3"/>
    <w:rsid w:val="0073199B"/>
    <w:rsid w:val="007328FB"/>
    <w:rsid w:val="00732D95"/>
    <w:rsid w:val="0073412D"/>
    <w:rsid w:val="0073431E"/>
    <w:rsid w:val="00734602"/>
    <w:rsid w:val="00736A00"/>
    <w:rsid w:val="00740592"/>
    <w:rsid w:val="00740972"/>
    <w:rsid w:val="00741772"/>
    <w:rsid w:val="00742145"/>
    <w:rsid w:val="0074482A"/>
    <w:rsid w:val="00745675"/>
    <w:rsid w:val="00746CF1"/>
    <w:rsid w:val="00746E57"/>
    <w:rsid w:val="0074710C"/>
    <w:rsid w:val="007504E9"/>
    <w:rsid w:val="00750B4E"/>
    <w:rsid w:val="0075590E"/>
    <w:rsid w:val="00755A14"/>
    <w:rsid w:val="00755C44"/>
    <w:rsid w:val="00756585"/>
    <w:rsid w:val="007579A6"/>
    <w:rsid w:val="007616AF"/>
    <w:rsid w:val="007629CE"/>
    <w:rsid w:val="00763331"/>
    <w:rsid w:val="00763D7E"/>
    <w:rsid w:val="007645A7"/>
    <w:rsid w:val="00764723"/>
    <w:rsid w:val="00764FE2"/>
    <w:rsid w:val="00765444"/>
    <w:rsid w:val="0076550D"/>
    <w:rsid w:val="007670EC"/>
    <w:rsid w:val="00767389"/>
    <w:rsid w:val="0077027F"/>
    <w:rsid w:val="00770CC5"/>
    <w:rsid w:val="00770EDB"/>
    <w:rsid w:val="00773189"/>
    <w:rsid w:val="00773B5C"/>
    <w:rsid w:val="007749AB"/>
    <w:rsid w:val="00774AAA"/>
    <w:rsid w:val="007763B2"/>
    <w:rsid w:val="0077664E"/>
    <w:rsid w:val="00777243"/>
    <w:rsid w:val="00777868"/>
    <w:rsid w:val="0078093F"/>
    <w:rsid w:val="007814F5"/>
    <w:rsid w:val="0078208D"/>
    <w:rsid w:val="00783B57"/>
    <w:rsid w:val="0078452A"/>
    <w:rsid w:val="0078462E"/>
    <w:rsid w:val="00787861"/>
    <w:rsid w:val="00790667"/>
    <w:rsid w:val="00791042"/>
    <w:rsid w:val="0079120C"/>
    <w:rsid w:val="0079175C"/>
    <w:rsid w:val="00791D99"/>
    <w:rsid w:val="0079289C"/>
    <w:rsid w:val="00792F27"/>
    <w:rsid w:val="0079326E"/>
    <w:rsid w:val="00793A53"/>
    <w:rsid w:val="007951D3"/>
    <w:rsid w:val="00795801"/>
    <w:rsid w:val="007965D2"/>
    <w:rsid w:val="007966F5"/>
    <w:rsid w:val="00797802"/>
    <w:rsid w:val="007A036B"/>
    <w:rsid w:val="007A077F"/>
    <w:rsid w:val="007A2E1D"/>
    <w:rsid w:val="007A4393"/>
    <w:rsid w:val="007A4EE3"/>
    <w:rsid w:val="007A5784"/>
    <w:rsid w:val="007A5CA0"/>
    <w:rsid w:val="007A60BB"/>
    <w:rsid w:val="007A7CB2"/>
    <w:rsid w:val="007B01FB"/>
    <w:rsid w:val="007B05F6"/>
    <w:rsid w:val="007B11EC"/>
    <w:rsid w:val="007B18BD"/>
    <w:rsid w:val="007B20C0"/>
    <w:rsid w:val="007B3B71"/>
    <w:rsid w:val="007B3BDC"/>
    <w:rsid w:val="007B60CB"/>
    <w:rsid w:val="007B6B57"/>
    <w:rsid w:val="007B7902"/>
    <w:rsid w:val="007C0AB6"/>
    <w:rsid w:val="007C0B4C"/>
    <w:rsid w:val="007C1B7E"/>
    <w:rsid w:val="007C1DFE"/>
    <w:rsid w:val="007C408B"/>
    <w:rsid w:val="007C416B"/>
    <w:rsid w:val="007C4310"/>
    <w:rsid w:val="007C545B"/>
    <w:rsid w:val="007C584E"/>
    <w:rsid w:val="007C7016"/>
    <w:rsid w:val="007C769B"/>
    <w:rsid w:val="007D31C6"/>
    <w:rsid w:val="007D6606"/>
    <w:rsid w:val="007D67FF"/>
    <w:rsid w:val="007D7294"/>
    <w:rsid w:val="007D772A"/>
    <w:rsid w:val="007E045B"/>
    <w:rsid w:val="007E0624"/>
    <w:rsid w:val="007E1604"/>
    <w:rsid w:val="007E2400"/>
    <w:rsid w:val="007E4D6A"/>
    <w:rsid w:val="007E6AF7"/>
    <w:rsid w:val="007E705E"/>
    <w:rsid w:val="007E71C1"/>
    <w:rsid w:val="007E720C"/>
    <w:rsid w:val="007E7AF6"/>
    <w:rsid w:val="007F02F2"/>
    <w:rsid w:val="007F06D0"/>
    <w:rsid w:val="007F12C5"/>
    <w:rsid w:val="007F1BA1"/>
    <w:rsid w:val="007F2278"/>
    <w:rsid w:val="007F309B"/>
    <w:rsid w:val="007F45A0"/>
    <w:rsid w:val="007F4ED3"/>
    <w:rsid w:val="007F57E3"/>
    <w:rsid w:val="007F5932"/>
    <w:rsid w:val="007F5BA4"/>
    <w:rsid w:val="007F6014"/>
    <w:rsid w:val="007F784F"/>
    <w:rsid w:val="00801423"/>
    <w:rsid w:val="00801F8B"/>
    <w:rsid w:val="00802C63"/>
    <w:rsid w:val="00803E3D"/>
    <w:rsid w:val="008047BC"/>
    <w:rsid w:val="008048FB"/>
    <w:rsid w:val="00805735"/>
    <w:rsid w:val="00805BBF"/>
    <w:rsid w:val="00810154"/>
    <w:rsid w:val="0081052C"/>
    <w:rsid w:val="0081092A"/>
    <w:rsid w:val="008109F8"/>
    <w:rsid w:val="00810FBF"/>
    <w:rsid w:val="008111B7"/>
    <w:rsid w:val="00811BF2"/>
    <w:rsid w:val="00812672"/>
    <w:rsid w:val="008135C6"/>
    <w:rsid w:val="00815250"/>
    <w:rsid w:val="00817368"/>
    <w:rsid w:val="0081756C"/>
    <w:rsid w:val="00817B3F"/>
    <w:rsid w:val="00820FDD"/>
    <w:rsid w:val="0082294E"/>
    <w:rsid w:val="0082336C"/>
    <w:rsid w:val="00824258"/>
    <w:rsid w:val="00824BBD"/>
    <w:rsid w:val="00825D35"/>
    <w:rsid w:val="0082630C"/>
    <w:rsid w:val="00826329"/>
    <w:rsid w:val="0082711A"/>
    <w:rsid w:val="0082788F"/>
    <w:rsid w:val="00827C1A"/>
    <w:rsid w:val="008307D8"/>
    <w:rsid w:val="00832007"/>
    <w:rsid w:val="00832CB4"/>
    <w:rsid w:val="00832E92"/>
    <w:rsid w:val="008331B2"/>
    <w:rsid w:val="00833FA4"/>
    <w:rsid w:val="00834FFC"/>
    <w:rsid w:val="00836D38"/>
    <w:rsid w:val="008370F7"/>
    <w:rsid w:val="0083726D"/>
    <w:rsid w:val="008374FA"/>
    <w:rsid w:val="008375DE"/>
    <w:rsid w:val="0084272A"/>
    <w:rsid w:val="00842D4C"/>
    <w:rsid w:val="00842DE1"/>
    <w:rsid w:val="00843173"/>
    <w:rsid w:val="00843181"/>
    <w:rsid w:val="008458FF"/>
    <w:rsid w:val="00845ECA"/>
    <w:rsid w:val="00845FFD"/>
    <w:rsid w:val="00852DAF"/>
    <w:rsid w:val="00854427"/>
    <w:rsid w:val="008549D7"/>
    <w:rsid w:val="0086066E"/>
    <w:rsid w:val="00861ACA"/>
    <w:rsid w:val="008621B6"/>
    <w:rsid w:val="00863A55"/>
    <w:rsid w:val="00864679"/>
    <w:rsid w:val="00865702"/>
    <w:rsid w:val="00865D49"/>
    <w:rsid w:val="00866702"/>
    <w:rsid w:val="00867364"/>
    <w:rsid w:val="00870174"/>
    <w:rsid w:val="00870898"/>
    <w:rsid w:val="008723D0"/>
    <w:rsid w:val="00872619"/>
    <w:rsid w:val="008726BA"/>
    <w:rsid w:val="00876918"/>
    <w:rsid w:val="00876A62"/>
    <w:rsid w:val="00877DA3"/>
    <w:rsid w:val="0088109A"/>
    <w:rsid w:val="008832DF"/>
    <w:rsid w:val="00883A2C"/>
    <w:rsid w:val="00883B65"/>
    <w:rsid w:val="0088497B"/>
    <w:rsid w:val="00884CF6"/>
    <w:rsid w:val="00884D91"/>
    <w:rsid w:val="008850A0"/>
    <w:rsid w:val="00886322"/>
    <w:rsid w:val="00886892"/>
    <w:rsid w:val="00886FE0"/>
    <w:rsid w:val="00890073"/>
    <w:rsid w:val="0089025D"/>
    <w:rsid w:val="00890387"/>
    <w:rsid w:val="0089109D"/>
    <w:rsid w:val="00892A48"/>
    <w:rsid w:val="00893184"/>
    <w:rsid w:val="00893ABC"/>
    <w:rsid w:val="008942F8"/>
    <w:rsid w:val="008944D8"/>
    <w:rsid w:val="00894A20"/>
    <w:rsid w:val="0089632E"/>
    <w:rsid w:val="008974E5"/>
    <w:rsid w:val="00897C82"/>
    <w:rsid w:val="008A0228"/>
    <w:rsid w:val="008A07DC"/>
    <w:rsid w:val="008A1D08"/>
    <w:rsid w:val="008A27F4"/>
    <w:rsid w:val="008A2F6E"/>
    <w:rsid w:val="008A3562"/>
    <w:rsid w:val="008A3B83"/>
    <w:rsid w:val="008A4646"/>
    <w:rsid w:val="008A5DA0"/>
    <w:rsid w:val="008A6309"/>
    <w:rsid w:val="008A6823"/>
    <w:rsid w:val="008A69FE"/>
    <w:rsid w:val="008A6BDF"/>
    <w:rsid w:val="008A7AE7"/>
    <w:rsid w:val="008B144F"/>
    <w:rsid w:val="008B1848"/>
    <w:rsid w:val="008B53C2"/>
    <w:rsid w:val="008B6166"/>
    <w:rsid w:val="008B71D2"/>
    <w:rsid w:val="008B7660"/>
    <w:rsid w:val="008B767E"/>
    <w:rsid w:val="008B7C1D"/>
    <w:rsid w:val="008B7F09"/>
    <w:rsid w:val="008C0393"/>
    <w:rsid w:val="008C0DAA"/>
    <w:rsid w:val="008C105B"/>
    <w:rsid w:val="008C1298"/>
    <w:rsid w:val="008C15BA"/>
    <w:rsid w:val="008C2E37"/>
    <w:rsid w:val="008C3B3C"/>
    <w:rsid w:val="008C4178"/>
    <w:rsid w:val="008C4402"/>
    <w:rsid w:val="008C4885"/>
    <w:rsid w:val="008C5292"/>
    <w:rsid w:val="008C542F"/>
    <w:rsid w:val="008C61FC"/>
    <w:rsid w:val="008C6273"/>
    <w:rsid w:val="008D1169"/>
    <w:rsid w:val="008D24FF"/>
    <w:rsid w:val="008D2E7F"/>
    <w:rsid w:val="008D2FB3"/>
    <w:rsid w:val="008D48E3"/>
    <w:rsid w:val="008D4C2B"/>
    <w:rsid w:val="008D5A59"/>
    <w:rsid w:val="008D790E"/>
    <w:rsid w:val="008D7E0E"/>
    <w:rsid w:val="008E20B1"/>
    <w:rsid w:val="008E6280"/>
    <w:rsid w:val="008E6859"/>
    <w:rsid w:val="008E6F6C"/>
    <w:rsid w:val="008E72F4"/>
    <w:rsid w:val="008F0DDB"/>
    <w:rsid w:val="008F1E41"/>
    <w:rsid w:val="008F2AB1"/>
    <w:rsid w:val="008F4675"/>
    <w:rsid w:val="008F61C6"/>
    <w:rsid w:val="00901B32"/>
    <w:rsid w:val="009020DA"/>
    <w:rsid w:val="009038F5"/>
    <w:rsid w:val="00903904"/>
    <w:rsid w:val="00903981"/>
    <w:rsid w:val="009053FA"/>
    <w:rsid w:val="00907CA5"/>
    <w:rsid w:val="00911BCC"/>
    <w:rsid w:val="00912EEC"/>
    <w:rsid w:val="009145BF"/>
    <w:rsid w:val="00915636"/>
    <w:rsid w:val="00916ABE"/>
    <w:rsid w:val="00916F73"/>
    <w:rsid w:val="009177A9"/>
    <w:rsid w:val="00917B67"/>
    <w:rsid w:val="00920C7E"/>
    <w:rsid w:val="00920DC7"/>
    <w:rsid w:val="00920E07"/>
    <w:rsid w:val="00921064"/>
    <w:rsid w:val="00921265"/>
    <w:rsid w:val="00922BE2"/>
    <w:rsid w:val="009230FC"/>
    <w:rsid w:val="00925BC0"/>
    <w:rsid w:val="009268D9"/>
    <w:rsid w:val="00930455"/>
    <w:rsid w:val="00930EC2"/>
    <w:rsid w:val="0093144F"/>
    <w:rsid w:val="009315E6"/>
    <w:rsid w:val="00931770"/>
    <w:rsid w:val="00932154"/>
    <w:rsid w:val="00932A73"/>
    <w:rsid w:val="00934E25"/>
    <w:rsid w:val="00935AB7"/>
    <w:rsid w:val="00937050"/>
    <w:rsid w:val="00940290"/>
    <w:rsid w:val="009412F7"/>
    <w:rsid w:val="009416A0"/>
    <w:rsid w:val="00941744"/>
    <w:rsid w:val="00942083"/>
    <w:rsid w:val="00942730"/>
    <w:rsid w:val="00942EF7"/>
    <w:rsid w:val="0094372D"/>
    <w:rsid w:val="00943894"/>
    <w:rsid w:val="00943FB9"/>
    <w:rsid w:val="00944DD6"/>
    <w:rsid w:val="00946526"/>
    <w:rsid w:val="00946972"/>
    <w:rsid w:val="009469F8"/>
    <w:rsid w:val="00947688"/>
    <w:rsid w:val="00952575"/>
    <w:rsid w:val="0095324C"/>
    <w:rsid w:val="009545AE"/>
    <w:rsid w:val="00956907"/>
    <w:rsid w:val="00956BC9"/>
    <w:rsid w:val="00957CD4"/>
    <w:rsid w:val="00957DD3"/>
    <w:rsid w:val="00960F7B"/>
    <w:rsid w:val="0096173D"/>
    <w:rsid w:val="00961EBB"/>
    <w:rsid w:val="009620B2"/>
    <w:rsid w:val="00963ABD"/>
    <w:rsid w:val="0096404A"/>
    <w:rsid w:val="00965591"/>
    <w:rsid w:val="00970F95"/>
    <w:rsid w:val="00971DDC"/>
    <w:rsid w:val="009724C4"/>
    <w:rsid w:val="00973DFE"/>
    <w:rsid w:val="0097777B"/>
    <w:rsid w:val="00980C1D"/>
    <w:rsid w:val="009818AE"/>
    <w:rsid w:val="00981C3D"/>
    <w:rsid w:val="00981E0D"/>
    <w:rsid w:val="00982A2D"/>
    <w:rsid w:val="0098308B"/>
    <w:rsid w:val="00985385"/>
    <w:rsid w:val="00985D27"/>
    <w:rsid w:val="009860BA"/>
    <w:rsid w:val="00990C6C"/>
    <w:rsid w:val="009922AD"/>
    <w:rsid w:val="00994096"/>
    <w:rsid w:val="00995D97"/>
    <w:rsid w:val="00995E25"/>
    <w:rsid w:val="009A3B5F"/>
    <w:rsid w:val="009A3FA0"/>
    <w:rsid w:val="009A4363"/>
    <w:rsid w:val="009A446F"/>
    <w:rsid w:val="009A4EAC"/>
    <w:rsid w:val="009A5B59"/>
    <w:rsid w:val="009A69E4"/>
    <w:rsid w:val="009A75BC"/>
    <w:rsid w:val="009A7DE6"/>
    <w:rsid w:val="009B2EBE"/>
    <w:rsid w:val="009B2FCF"/>
    <w:rsid w:val="009B3B2B"/>
    <w:rsid w:val="009B3FA7"/>
    <w:rsid w:val="009B56EE"/>
    <w:rsid w:val="009B5B07"/>
    <w:rsid w:val="009B6901"/>
    <w:rsid w:val="009B7380"/>
    <w:rsid w:val="009C04F5"/>
    <w:rsid w:val="009C09F8"/>
    <w:rsid w:val="009C18D1"/>
    <w:rsid w:val="009C20FF"/>
    <w:rsid w:val="009C2BF7"/>
    <w:rsid w:val="009C2CED"/>
    <w:rsid w:val="009C2F83"/>
    <w:rsid w:val="009C3A7D"/>
    <w:rsid w:val="009C3D7A"/>
    <w:rsid w:val="009C6B88"/>
    <w:rsid w:val="009D0A2B"/>
    <w:rsid w:val="009D18DA"/>
    <w:rsid w:val="009D2142"/>
    <w:rsid w:val="009D2439"/>
    <w:rsid w:val="009D46BC"/>
    <w:rsid w:val="009D5C4D"/>
    <w:rsid w:val="009D6755"/>
    <w:rsid w:val="009D7150"/>
    <w:rsid w:val="009D73B8"/>
    <w:rsid w:val="009D7972"/>
    <w:rsid w:val="009E0441"/>
    <w:rsid w:val="009E053B"/>
    <w:rsid w:val="009E3149"/>
    <w:rsid w:val="009E4B80"/>
    <w:rsid w:val="009E578C"/>
    <w:rsid w:val="009E6458"/>
    <w:rsid w:val="009F088C"/>
    <w:rsid w:val="009F0CBF"/>
    <w:rsid w:val="009F117D"/>
    <w:rsid w:val="009F1391"/>
    <w:rsid w:val="009F1765"/>
    <w:rsid w:val="009F1E2C"/>
    <w:rsid w:val="009F2AC1"/>
    <w:rsid w:val="009F40F3"/>
    <w:rsid w:val="009F62BE"/>
    <w:rsid w:val="009F63CC"/>
    <w:rsid w:val="00A00F1C"/>
    <w:rsid w:val="00A01643"/>
    <w:rsid w:val="00A02C45"/>
    <w:rsid w:val="00A03BF7"/>
    <w:rsid w:val="00A063FB"/>
    <w:rsid w:val="00A06C8B"/>
    <w:rsid w:val="00A11F85"/>
    <w:rsid w:val="00A135DC"/>
    <w:rsid w:val="00A13E91"/>
    <w:rsid w:val="00A14011"/>
    <w:rsid w:val="00A14713"/>
    <w:rsid w:val="00A14C69"/>
    <w:rsid w:val="00A14DC7"/>
    <w:rsid w:val="00A14E1E"/>
    <w:rsid w:val="00A14ECC"/>
    <w:rsid w:val="00A15A27"/>
    <w:rsid w:val="00A2119A"/>
    <w:rsid w:val="00A23029"/>
    <w:rsid w:val="00A24896"/>
    <w:rsid w:val="00A259F6"/>
    <w:rsid w:val="00A26FE0"/>
    <w:rsid w:val="00A329BC"/>
    <w:rsid w:val="00A34615"/>
    <w:rsid w:val="00A34637"/>
    <w:rsid w:val="00A34C70"/>
    <w:rsid w:val="00A35A95"/>
    <w:rsid w:val="00A360E6"/>
    <w:rsid w:val="00A36448"/>
    <w:rsid w:val="00A41400"/>
    <w:rsid w:val="00A41DF1"/>
    <w:rsid w:val="00A42C01"/>
    <w:rsid w:val="00A436F1"/>
    <w:rsid w:val="00A440D4"/>
    <w:rsid w:val="00A4429A"/>
    <w:rsid w:val="00A448E7"/>
    <w:rsid w:val="00A459CA"/>
    <w:rsid w:val="00A46059"/>
    <w:rsid w:val="00A46D61"/>
    <w:rsid w:val="00A5045C"/>
    <w:rsid w:val="00A50F8F"/>
    <w:rsid w:val="00A51282"/>
    <w:rsid w:val="00A5169E"/>
    <w:rsid w:val="00A52246"/>
    <w:rsid w:val="00A52342"/>
    <w:rsid w:val="00A53DF4"/>
    <w:rsid w:val="00A53F4B"/>
    <w:rsid w:val="00A560DD"/>
    <w:rsid w:val="00A56BCB"/>
    <w:rsid w:val="00A56D5D"/>
    <w:rsid w:val="00A56FFD"/>
    <w:rsid w:val="00A60439"/>
    <w:rsid w:val="00A606CA"/>
    <w:rsid w:val="00A61779"/>
    <w:rsid w:val="00A6188E"/>
    <w:rsid w:val="00A623AB"/>
    <w:rsid w:val="00A62C6C"/>
    <w:rsid w:val="00A63C0E"/>
    <w:rsid w:val="00A641BC"/>
    <w:rsid w:val="00A65D05"/>
    <w:rsid w:val="00A65FE3"/>
    <w:rsid w:val="00A71E25"/>
    <w:rsid w:val="00A71F61"/>
    <w:rsid w:val="00A72B52"/>
    <w:rsid w:val="00A73208"/>
    <w:rsid w:val="00A7385B"/>
    <w:rsid w:val="00A7497C"/>
    <w:rsid w:val="00A74B31"/>
    <w:rsid w:val="00A74B51"/>
    <w:rsid w:val="00A761B3"/>
    <w:rsid w:val="00A807B4"/>
    <w:rsid w:val="00A8260D"/>
    <w:rsid w:val="00A840D9"/>
    <w:rsid w:val="00A84E3D"/>
    <w:rsid w:val="00A84EC3"/>
    <w:rsid w:val="00A87AAD"/>
    <w:rsid w:val="00A911B1"/>
    <w:rsid w:val="00A91997"/>
    <w:rsid w:val="00A91A44"/>
    <w:rsid w:val="00A91C17"/>
    <w:rsid w:val="00A93D7E"/>
    <w:rsid w:val="00A94004"/>
    <w:rsid w:val="00A94032"/>
    <w:rsid w:val="00A94C3C"/>
    <w:rsid w:val="00A95388"/>
    <w:rsid w:val="00A95BD0"/>
    <w:rsid w:val="00A96C15"/>
    <w:rsid w:val="00A976CA"/>
    <w:rsid w:val="00A9775C"/>
    <w:rsid w:val="00AA1874"/>
    <w:rsid w:val="00AA2873"/>
    <w:rsid w:val="00AA4B09"/>
    <w:rsid w:val="00AA60B8"/>
    <w:rsid w:val="00AA6D91"/>
    <w:rsid w:val="00AA74D5"/>
    <w:rsid w:val="00AA771D"/>
    <w:rsid w:val="00AA79C9"/>
    <w:rsid w:val="00AA7DED"/>
    <w:rsid w:val="00AB12D7"/>
    <w:rsid w:val="00AB25AD"/>
    <w:rsid w:val="00AB383D"/>
    <w:rsid w:val="00AB40D3"/>
    <w:rsid w:val="00AB5CEF"/>
    <w:rsid w:val="00AB657F"/>
    <w:rsid w:val="00AB70A2"/>
    <w:rsid w:val="00AB7896"/>
    <w:rsid w:val="00AC1DD4"/>
    <w:rsid w:val="00AC312D"/>
    <w:rsid w:val="00AC6381"/>
    <w:rsid w:val="00AC69DB"/>
    <w:rsid w:val="00AC73B8"/>
    <w:rsid w:val="00AD111F"/>
    <w:rsid w:val="00AD23C8"/>
    <w:rsid w:val="00AD3970"/>
    <w:rsid w:val="00AD3F4C"/>
    <w:rsid w:val="00AD66CF"/>
    <w:rsid w:val="00AD6834"/>
    <w:rsid w:val="00AD6E0D"/>
    <w:rsid w:val="00AE0753"/>
    <w:rsid w:val="00AE16AC"/>
    <w:rsid w:val="00AE2101"/>
    <w:rsid w:val="00AE2513"/>
    <w:rsid w:val="00AE25B0"/>
    <w:rsid w:val="00AE3AD2"/>
    <w:rsid w:val="00AE428A"/>
    <w:rsid w:val="00AE468E"/>
    <w:rsid w:val="00AE46BD"/>
    <w:rsid w:val="00AE6A8F"/>
    <w:rsid w:val="00AE6BC1"/>
    <w:rsid w:val="00AE7115"/>
    <w:rsid w:val="00AE731F"/>
    <w:rsid w:val="00AF0CD7"/>
    <w:rsid w:val="00AF17C0"/>
    <w:rsid w:val="00AF3270"/>
    <w:rsid w:val="00AF386A"/>
    <w:rsid w:val="00AF49DE"/>
    <w:rsid w:val="00AF4B63"/>
    <w:rsid w:val="00AF66D8"/>
    <w:rsid w:val="00AF7124"/>
    <w:rsid w:val="00AF7208"/>
    <w:rsid w:val="00B00854"/>
    <w:rsid w:val="00B00879"/>
    <w:rsid w:val="00B01C6C"/>
    <w:rsid w:val="00B02302"/>
    <w:rsid w:val="00B02CA8"/>
    <w:rsid w:val="00B0583A"/>
    <w:rsid w:val="00B05A5A"/>
    <w:rsid w:val="00B106F5"/>
    <w:rsid w:val="00B108D3"/>
    <w:rsid w:val="00B120DB"/>
    <w:rsid w:val="00B12F62"/>
    <w:rsid w:val="00B1374E"/>
    <w:rsid w:val="00B13F69"/>
    <w:rsid w:val="00B14749"/>
    <w:rsid w:val="00B16121"/>
    <w:rsid w:val="00B17267"/>
    <w:rsid w:val="00B1797C"/>
    <w:rsid w:val="00B17F34"/>
    <w:rsid w:val="00B206E0"/>
    <w:rsid w:val="00B20AEC"/>
    <w:rsid w:val="00B21E6F"/>
    <w:rsid w:val="00B22D96"/>
    <w:rsid w:val="00B24F4E"/>
    <w:rsid w:val="00B25E7C"/>
    <w:rsid w:val="00B25F82"/>
    <w:rsid w:val="00B26258"/>
    <w:rsid w:val="00B264AD"/>
    <w:rsid w:val="00B30463"/>
    <w:rsid w:val="00B308F2"/>
    <w:rsid w:val="00B30B38"/>
    <w:rsid w:val="00B311B9"/>
    <w:rsid w:val="00B3232F"/>
    <w:rsid w:val="00B327DA"/>
    <w:rsid w:val="00B33043"/>
    <w:rsid w:val="00B332A2"/>
    <w:rsid w:val="00B333F6"/>
    <w:rsid w:val="00B35D1A"/>
    <w:rsid w:val="00B3682A"/>
    <w:rsid w:val="00B3700C"/>
    <w:rsid w:val="00B37EC8"/>
    <w:rsid w:val="00B4335C"/>
    <w:rsid w:val="00B433A4"/>
    <w:rsid w:val="00B44D4C"/>
    <w:rsid w:val="00B4611D"/>
    <w:rsid w:val="00B46F04"/>
    <w:rsid w:val="00B50199"/>
    <w:rsid w:val="00B50564"/>
    <w:rsid w:val="00B50EC8"/>
    <w:rsid w:val="00B52596"/>
    <w:rsid w:val="00B53C68"/>
    <w:rsid w:val="00B54F7C"/>
    <w:rsid w:val="00B5536A"/>
    <w:rsid w:val="00B55C52"/>
    <w:rsid w:val="00B5650B"/>
    <w:rsid w:val="00B579CF"/>
    <w:rsid w:val="00B606F9"/>
    <w:rsid w:val="00B6081B"/>
    <w:rsid w:val="00B608C2"/>
    <w:rsid w:val="00B61539"/>
    <w:rsid w:val="00B616E7"/>
    <w:rsid w:val="00B61948"/>
    <w:rsid w:val="00B6213D"/>
    <w:rsid w:val="00B62A0A"/>
    <w:rsid w:val="00B6300B"/>
    <w:rsid w:val="00B63340"/>
    <w:rsid w:val="00B642B0"/>
    <w:rsid w:val="00B64A57"/>
    <w:rsid w:val="00B677F1"/>
    <w:rsid w:val="00B71DCB"/>
    <w:rsid w:val="00B722F5"/>
    <w:rsid w:val="00B72F14"/>
    <w:rsid w:val="00B75BCB"/>
    <w:rsid w:val="00B762FF"/>
    <w:rsid w:val="00B77236"/>
    <w:rsid w:val="00B819A6"/>
    <w:rsid w:val="00B84593"/>
    <w:rsid w:val="00B86133"/>
    <w:rsid w:val="00B91B17"/>
    <w:rsid w:val="00B91D8D"/>
    <w:rsid w:val="00B9203F"/>
    <w:rsid w:val="00B929AB"/>
    <w:rsid w:val="00B9628E"/>
    <w:rsid w:val="00B97A11"/>
    <w:rsid w:val="00BA08C4"/>
    <w:rsid w:val="00BA13BA"/>
    <w:rsid w:val="00BA2FDB"/>
    <w:rsid w:val="00BA3142"/>
    <w:rsid w:val="00BA3843"/>
    <w:rsid w:val="00BA3E0B"/>
    <w:rsid w:val="00BA4851"/>
    <w:rsid w:val="00BA4AAC"/>
    <w:rsid w:val="00BA4FB7"/>
    <w:rsid w:val="00BA6428"/>
    <w:rsid w:val="00BA64B2"/>
    <w:rsid w:val="00BA6685"/>
    <w:rsid w:val="00BA733C"/>
    <w:rsid w:val="00BA7E59"/>
    <w:rsid w:val="00BB0BD0"/>
    <w:rsid w:val="00BB100D"/>
    <w:rsid w:val="00BB2A2E"/>
    <w:rsid w:val="00BB2C55"/>
    <w:rsid w:val="00BB2E7A"/>
    <w:rsid w:val="00BB30F5"/>
    <w:rsid w:val="00BB40CD"/>
    <w:rsid w:val="00BB49D5"/>
    <w:rsid w:val="00BB5C06"/>
    <w:rsid w:val="00BB66B6"/>
    <w:rsid w:val="00BB6BCD"/>
    <w:rsid w:val="00BC06A7"/>
    <w:rsid w:val="00BC1722"/>
    <w:rsid w:val="00BC1C39"/>
    <w:rsid w:val="00BC286D"/>
    <w:rsid w:val="00BC442C"/>
    <w:rsid w:val="00BC4F47"/>
    <w:rsid w:val="00BC5164"/>
    <w:rsid w:val="00BC6C7B"/>
    <w:rsid w:val="00BC7765"/>
    <w:rsid w:val="00BD01B9"/>
    <w:rsid w:val="00BD03CA"/>
    <w:rsid w:val="00BD069D"/>
    <w:rsid w:val="00BD12DD"/>
    <w:rsid w:val="00BD1945"/>
    <w:rsid w:val="00BD280F"/>
    <w:rsid w:val="00BD2886"/>
    <w:rsid w:val="00BD2A14"/>
    <w:rsid w:val="00BD2AB1"/>
    <w:rsid w:val="00BD3609"/>
    <w:rsid w:val="00BD5A56"/>
    <w:rsid w:val="00BD62EE"/>
    <w:rsid w:val="00BD64BA"/>
    <w:rsid w:val="00BD6AD0"/>
    <w:rsid w:val="00BD6BD4"/>
    <w:rsid w:val="00BD6E41"/>
    <w:rsid w:val="00BD6F56"/>
    <w:rsid w:val="00BD7C44"/>
    <w:rsid w:val="00BE00C4"/>
    <w:rsid w:val="00BE3C49"/>
    <w:rsid w:val="00BE3EC5"/>
    <w:rsid w:val="00BE4D82"/>
    <w:rsid w:val="00BE506E"/>
    <w:rsid w:val="00BE5270"/>
    <w:rsid w:val="00BE6B6E"/>
    <w:rsid w:val="00BE6D52"/>
    <w:rsid w:val="00BE76AE"/>
    <w:rsid w:val="00BF07A8"/>
    <w:rsid w:val="00BF10B4"/>
    <w:rsid w:val="00BF1266"/>
    <w:rsid w:val="00BF15ED"/>
    <w:rsid w:val="00BF206C"/>
    <w:rsid w:val="00BF22E6"/>
    <w:rsid w:val="00BF2587"/>
    <w:rsid w:val="00BF2D11"/>
    <w:rsid w:val="00BF4AAA"/>
    <w:rsid w:val="00BF527A"/>
    <w:rsid w:val="00BF5995"/>
    <w:rsid w:val="00BF5E0F"/>
    <w:rsid w:val="00C0041B"/>
    <w:rsid w:val="00C02A19"/>
    <w:rsid w:val="00C03DCA"/>
    <w:rsid w:val="00C03F4E"/>
    <w:rsid w:val="00C04340"/>
    <w:rsid w:val="00C05FD5"/>
    <w:rsid w:val="00C1043D"/>
    <w:rsid w:val="00C10B2D"/>
    <w:rsid w:val="00C117F5"/>
    <w:rsid w:val="00C122CD"/>
    <w:rsid w:val="00C13447"/>
    <w:rsid w:val="00C13DC2"/>
    <w:rsid w:val="00C15C36"/>
    <w:rsid w:val="00C173BF"/>
    <w:rsid w:val="00C201C8"/>
    <w:rsid w:val="00C217E2"/>
    <w:rsid w:val="00C21EDA"/>
    <w:rsid w:val="00C22D24"/>
    <w:rsid w:val="00C23992"/>
    <w:rsid w:val="00C23FE6"/>
    <w:rsid w:val="00C2485D"/>
    <w:rsid w:val="00C250A1"/>
    <w:rsid w:val="00C25584"/>
    <w:rsid w:val="00C2705F"/>
    <w:rsid w:val="00C27A3D"/>
    <w:rsid w:val="00C31538"/>
    <w:rsid w:val="00C3186C"/>
    <w:rsid w:val="00C3336A"/>
    <w:rsid w:val="00C35262"/>
    <w:rsid w:val="00C36F52"/>
    <w:rsid w:val="00C414D3"/>
    <w:rsid w:val="00C4284C"/>
    <w:rsid w:val="00C43256"/>
    <w:rsid w:val="00C43540"/>
    <w:rsid w:val="00C446CB"/>
    <w:rsid w:val="00C44965"/>
    <w:rsid w:val="00C4515B"/>
    <w:rsid w:val="00C4568F"/>
    <w:rsid w:val="00C46B8C"/>
    <w:rsid w:val="00C46FB9"/>
    <w:rsid w:val="00C470FA"/>
    <w:rsid w:val="00C47842"/>
    <w:rsid w:val="00C478AB"/>
    <w:rsid w:val="00C50263"/>
    <w:rsid w:val="00C517D6"/>
    <w:rsid w:val="00C51CAC"/>
    <w:rsid w:val="00C53126"/>
    <w:rsid w:val="00C554CD"/>
    <w:rsid w:val="00C56767"/>
    <w:rsid w:val="00C5766A"/>
    <w:rsid w:val="00C57A41"/>
    <w:rsid w:val="00C60379"/>
    <w:rsid w:val="00C60761"/>
    <w:rsid w:val="00C62336"/>
    <w:rsid w:val="00C625C9"/>
    <w:rsid w:val="00C629C8"/>
    <w:rsid w:val="00C62A17"/>
    <w:rsid w:val="00C63CB1"/>
    <w:rsid w:val="00C64C34"/>
    <w:rsid w:val="00C6585A"/>
    <w:rsid w:val="00C708AC"/>
    <w:rsid w:val="00C72708"/>
    <w:rsid w:val="00C72FE1"/>
    <w:rsid w:val="00C743BB"/>
    <w:rsid w:val="00C7536F"/>
    <w:rsid w:val="00C754C8"/>
    <w:rsid w:val="00C757DA"/>
    <w:rsid w:val="00C76E72"/>
    <w:rsid w:val="00C81604"/>
    <w:rsid w:val="00C8211F"/>
    <w:rsid w:val="00C82475"/>
    <w:rsid w:val="00C82964"/>
    <w:rsid w:val="00C82DB1"/>
    <w:rsid w:val="00C866C0"/>
    <w:rsid w:val="00C90041"/>
    <w:rsid w:val="00C9077D"/>
    <w:rsid w:val="00C91763"/>
    <w:rsid w:val="00C92787"/>
    <w:rsid w:val="00C928E7"/>
    <w:rsid w:val="00C92C7A"/>
    <w:rsid w:val="00C952CC"/>
    <w:rsid w:val="00C95EF0"/>
    <w:rsid w:val="00C96E51"/>
    <w:rsid w:val="00C974A0"/>
    <w:rsid w:val="00C97629"/>
    <w:rsid w:val="00CA1A04"/>
    <w:rsid w:val="00CA2B07"/>
    <w:rsid w:val="00CA313D"/>
    <w:rsid w:val="00CA4F88"/>
    <w:rsid w:val="00CA51DF"/>
    <w:rsid w:val="00CA6228"/>
    <w:rsid w:val="00CA78D6"/>
    <w:rsid w:val="00CB1022"/>
    <w:rsid w:val="00CB1F69"/>
    <w:rsid w:val="00CB32C7"/>
    <w:rsid w:val="00CB3A81"/>
    <w:rsid w:val="00CB4DF9"/>
    <w:rsid w:val="00CB50DE"/>
    <w:rsid w:val="00CB6607"/>
    <w:rsid w:val="00CB67B2"/>
    <w:rsid w:val="00CB6D6E"/>
    <w:rsid w:val="00CB7B51"/>
    <w:rsid w:val="00CC0111"/>
    <w:rsid w:val="00CC0348"/>
    <w:rsid w:val="00CC0491"/>
    <w:rsid w:val="00CC1065"/>
    <w:rsid w:val="00CC114C"/>
    <w:rsid w:val="00CC1324"/>
    <w:rsid w:val="00CC2D64"/>
    <w:rsid w:val="00CC4555"/>
    <w:rsid w:val="00CC555E"/>
    <w:rsid w:val="00CC62AF"/>
    <w:rsid w:val="00CC659A"/>
    <w:rsid w:val="00CC6A92"/>
    <w:rsid w:val="00CC6EDB"/>
    <w:rsid w:val="00CC7C36"/>
    <w:rsid w:val="00CD13EA"/>
    <w:rsid w:val="00CD1901"/>
    <w:rsid w:val="00CD2E8A"/>
    <w:rsid w:val="00CD40C3"/>
    <w:rsid w:val="00CD40DE"/>
    <w:rsid w:val="00CD4B0F"/>
    <w:rsid w:val="00CD4E00"/>
    <w:rsid w:val="00CD4EA3"/>
    <w:rsid w:val="00CD5160"/>
    <w:rsid w:val="00CD59A5"/>
    <w:rsid w:val="00CD7505"/>
    <w:rsid w:val="00CD7D9D"/>
    <w:rsid w:val="00CE0388"/>
    <w:rsid w:val="00CE0667"/>
    <w:rsid w:val="00CE1445"/>
    <w:rsid w:val="00CE43E5"/>
    <w:rsid w:val="00CE5F42"/>
    <w:rsid w:val="00CE6E42"/>
    <w:rsid w:val="00CE6E83"/>
    <w:rsid w:val="00CF1292"/>
    <w:rsid w:val="00CF20D8"/>
    <w:rsid w:val="00CF2829"/>
    <w:rsid w:val="00CF47BF"/>
    <w:rsid w:val="00CF4916"/>
    <w:rsid w:val="00CF4CA9"/>
    <w:rsid w:val="00CF61F4"/>
    <w:rsid w:val="00CF65E5"/>
    <w:rsid w:val="00CF7218"/>
    <w:rsid w:val="00CF7845"/>
    <w:rsid w:val="00D00219"/>
    <w:rsid w:val="00D004EA"/>
    <w:rsid w:val="00D01807"/>
    <w:rsid w:val="00D02EB3"/>
    <w:rsid w:val="00D03CE4"/>
    <w:rsid w:val="00D05BC0"/>
    <w:rsid w:val="00D05E5E"/>
    <w:rsid w:val="00D06F44"/>
    <w:rsid w:val="00D073CA"/>
    <w:rsid w:val="00D11788"/>
    <w:rsid w:val="00D11821"/>
    <w:rsid w:val="00D11884"/>
    <w:rsid w:val="00D1368D"/>
    <w:rsid w:val="00D1424A"/>
    <w:rsid w:val="00D143F2"/>
    <w:rsid w:val="00D14943"/>
    <w:rsid w:val="00D14A5D"/>
    <w:rsid w:val="00D15056"/>
    <w:rsid w:val="00D163B1"/>
    <w:rsid w:val="00D1644B"/>
    <w:rsid w:val="00D1680C"/>
    <w:rsid w:val="00D207EE"/>
    <w:rsid w:val="00D2255B"/>
    <w:rsid w:val="00D2291F"/>
    <w:rsid w:val="00D22C2D"/>
    <w:rsid w:val="00D22FA4"/>
    <w:rsid w:val="00D22FE6"/>
    <w:rsid w:val="00D2485E"/>
    <w:rsid w:val="00D253F9"/>
    <w:rsid w:val="00D255A3"/>
    <w:rsid w:val="00D25793"/>
    <w:rsid w:val="00D277FE"/>
    <w:rsid w:val="00D27AD2"/>
    <w:rsid w:val="00D303FB"/>
    <w:rsid w:val="00D3098D"/>
    <w:rsid w:val="00D30CF8"/>
    <w:rsid w:val="00D313D2"/>
    <w:rsid w:val="00D31676"/>
    <w:rsid w:val="00D31A6B"/>
    <w:rsid w:val="00D31C2A"/>
    <w:rsid w:val="00D3296F"/>
    <w:rsid w:val="00D332E7"/>
    <w:rsid w:val="00D34018"/>
    <w:rsid w:val="00D34FAA"/>
    <w:rsid w:val="00D360CB"/>
    <w:rsid w:val="00D3638A"/>
    <w:rsid w:val="00D366D2"/>
    <w:rsid w:val="00D36A80"/>
    <w:rsid w:val="00D37B37"/>
    <w:rsid w:val="00D4079F"/>
    <w:rsid w:val="00D40B80"/>
    <w:rsid w:val="00D416EF"/>
    <w:rsid w:val="00D41E70"/>
    <w:rsid w:val="00D41FAE"/>
    <w:rsid w:val="00D42DB5"/>
    <w:rsid w:val="00D44377"/>
    <w:rsid w:val="00D45639"/>
    <w:rsid w:val="00D47E1F"/>
    <w:rsid w:val="00D5055C"/>
    <w:rsid w:val="00D52542"/>
    <w:rsid w:val="00D525CD"/>
    <w:rsid w:val="00D532AF"/>
    <w:rsid w:val="00D53F22"/>
    <w:rsid w:val="00D54646"/>
    <w:rsid w:val="00D608A0"/>
    <w:rsid w:val="00D60F22"/>
    <w:rsid w:val="00D61A36"/>
    <w:rsid w:val="00D61E8F"/>
    <w:rsid w:val="00D61EF1"/>
    <w:rsid w:val="00D61FA7"/>
    <w:rsid w:val="00D62751"/>
    <w:rsid w:val="00D628B2"/>
    <w:rsid w:val="00D6374C"/>
    <w:rsid w:val="00D638BD"/>
    <w:rsid w:val="00D63E02"/>
    <w:rsid w:val="00D65180"/>
    <w:rsid w:val="00D65CD4"/>
    <w:rsid w:val="00D66C2F"/>
    <w:rsid w:val="00D66D94"/>
    <w:rsid w:val="00D705F8"/>
    <w:rsid w:val="00D7291B"/>
    <w:rsid w:val="00D747A9"/>
    <w:rsid w:val="00D75949"/>
    <w:rsid w:val="00D77B44"/>
    <w:rsid w:val="00D804A2"/>
    <w:rsid w:val="00D80C8C"/>
    <w:rsid w:val="00D80F51"/>
    <w:rsid w:val="00D825B6"/>
    <w:rsid w:val="00D834F4"/>
    <w:rsid w:val="00D837A8"/>
    <w:rsid w:val="00D83A0D"/>
    <w:rsid w:val="00D83C50"/>
    <w:rsid w:val="00D84C8F"/>
    <w:rsid w:val="00D85040"/>
    <w:rsid w:val="00D85396"/>
    <w:rsid w:val="00D91024"/>
    <w:rsid w:val="00D92F13"/>
    <w:rsid w:val="00D9303A"/>
    <w:rsid w:val="00D93960"/>
    <w:rsid w:val="00D94D2B"/>
    <w:rsid w:val="00DA09D5"/>
    <w:rsid w:val="00DA2711"/>
    <w:rsid w:val="00DA425C"/>
    <w:rsid w:val="00DA60F7"/>
    <w:rsid w:val="00DA634D"/>
    <w:rsid w:val="00DB002A"/>
    <w:rsid w:val="00DB07F5"/>
    <w:rsid w:val="00DB0F9E"/>
    <w:rsid w:val="00DB3565"/>
    <w:rsid w:val="00DB444A"/>
    <w:rsid w:val="00DB5C94"/>
    <w:rsid w:val="00DB68A8"/>
    <w:rsid w:val="00DB68DE"/>
    <w:rsid w:val="00DB703A"/>
    <w:rsid w:val="00DB7271"/>
    <w:rsid w:val="00DB762A"/>
    <w:rsid w:val="00DB7DBF"/>
    <w:rsid w:val="00DC25E0"/>
    <w:rsid w:val="00DC3ADA"/>
    <w:rsid w:val="00DC3B51"/>
    <w:rsid w:val="00DC3BE4"/>
    <w:rsid w:val="00DC416F"/>
    <w:rsid w:val="00DC596E"/>
    <w:rsid w:val="00DC5A35"/>
    <w:rsid w:val="00DC6EC8"/>
    <w:rsid w:val="00DD081C"/>
    <w:rsid w:val="00DD0C69"/>
    <w:rsid w:val="00DD24E7"/>
    <w:rsid w:val="00DD2AFF"/>
    <w:rsid w:val="00DD2C83"/>
    <w:rsid w:val="00DD3084"/>
    <w:rsid w:val="00DD3586"/>
    <w:rsid w:val="00DD456F"/>
    <w:rsid w:val="00DD6AAD"/>
    <w:rsid w:val="00DD6E92"/>
    <w:rsid w:val="00DD7D6C"/>
    <w:rsid w:val="00DD7FD1"/>
    <w:rsid w:val="00DE0177"/>
    <w:rsid w:val="00DE02B6"/>
    <w:rsid w:val="00DE04DE"/>
    <w:rsid w:val="00DE093E"/>
    <w:rsid w:val="00DE0AB5"/>
    <w:rsid w:val="00DE1A5C"/>
    <w:rsid w:val="00DE2621"/>
    <w:rsid w:val="00DE31B7"/>
    <w:rsid w:val="00DE32B1"/>
    <w:rsid w:val="00DE3D94"/>
    <w:rsid w:val="00DE501D"/>
    <w:rsid w:val="00DF02E6"/>
    <w:rsid w:val="00DF2D83"/>
    <w:rsid w:val="00DF38A5"/>
    <w:rsid w:val="00DF46F2"/>
    <w:rsid w:val="00DF49D8"/>
    <w:rsid w:val="00DF4E8D"/>
    <w:rsid w:val="00DF52A2"/>
    <w:rsid w:val="00DF5F02"/>
    <w:rsid w:val="00DF60BC"/>
    <w:rsid w:val="00DF707B"/>
    <w:rsid w:val="00E0119D"/>
    <w:rsid w:val="00E016BD"/>
    <w:rsid w:val="00E01A78"/>
    <w:rsid w:val="00E02B74"/>
    <w:rsid w:val="00E04B7B"/>
    <w:rsid w:val="00E04C6C"/>
    <w:rsid w:val="00E04E41"/>
    <w:rsid w:val="00E05309"/>
    <w:rsid w:val="00E05567"/>
    <w:rsid w:val="00E060D3"/>
    <w:rsid w:val="00E06878"/>
    <w:rsid w:val="00E069F6"/>
    <w:rsid w:val="00E06D41"/>
    <w:rsid w:val="00E10E4C"/>
    <w:rsid w:val="00E11A6A"/>
    <w:rsid w:val="00E11A9D"/>
    <w:rsid w:val="00E1303D"/>
    <w:rsid w:val="00E15108"/>
    <w:rsid w:val="00E15A20"/>
    <w:rsid w:val="00E17A8B"/>
    <w:rsid w:val="00E17B1A"/>
    <w:rsid w:val="00E17BDC"/>
    <w:rsid w:val="00E20C31"/>
    <w:rsid w:val="00E21FE5"/>
    <w:rsid w:val="00E2250D"/>
    <w:rsid w:val="00E22790"/>
    <w:rsid w:val="00E22E37"/>
    <w:rsid w:val="00E23E90"/>
    <w:rsid w:val="00E2454E"/>
    <w:rsid w:val="00E24FD9"/>
    <w:rsid w:val="00E25099"/>
    <w:rsid w:val="00E2574B"/>
    <w:rsid w:val="00E25C03"/>
    <w:rsid w:val="00E26216"/>
    <w:rsid w:val="00E276FC"/>
    <w:rsid w:val="00E30898"/>
    <w:rsid w:val="00E30AF7"/>
    <w:rsid w:val="00E324EF"/>
    <w:rsid w:val="00E32E34"/>
    <w:rsid w:val="00E330DA"/>
    <w:rsid w:val="00E33975"/>
    <w:rsid w:val="00E34167"/>
    <w:rsid w:val="00E348A8"/>
    <w:rsid w:val="00E360DC"/>
    <w:rsid w:val="00E36165"/>
    <w:rsid w:val="00E368BF"/>
    <w:rsid w:val="00E36EBF"/>
    <w:rsid w:val="00E4049B"/>
    <w:rsid w:val="00E4228F"/>
    <w:rsid w:val="00E43008"/>
    <w:rsid w:val="00E437DE"/>
    <w:rsid w:val="00E44582"/>
    <w:rsid w:val="00E44A99"/>
    <w:rsid w:val="00E4569A"/>
    <w:rsid w:val="00E46491"/>
    <w:rsid w:val="00E5101F"/>
    <w:rsid w:val="00E51581"/>
    <w:rsid w:val="00E51C26"/>
    <w:rsid w:val="00E52C20"/>
    <w:rsid w:val="00E531EC"/>
    <w:rsid w:val="00E531FD"/>
    <w:rsid w:val="00E53963"/>
    <w:rsid w:val="00E54BF4"/>
    <w:rsid w:val="00E54DEB"/>
    <w:rsid w:val="00E55586"/>
    <w:rsid w:val="00E56B12"/>
    <w:rsid w:val="00E6361C"/>
    <w:rsid w:val="00E64C4E"/>
    <w:rsid w:val="00E654B8"/>
    <w:rsid w:val="00E65C0C"/>
    <w:rsid w:val="00E67BB6"/>
    <w:rsid w:val="00E7003C"/>
    <w:rsid w:val="00E70324"/>
    <w:rsid w:val="00E7056B"/>
    <w:rsid w:val="00E705E9"/>
    <w:rsid w:val="00E71397"/>
    <w:rsid w:val="00E727CB"/>
    <w:rsid w:val="00E738A7"/>
    <w:rsid w:val="00E742BF"/>
    <w:rsid w:val="00E74592"/>
    <w:rsid w:val="00E745C5"/>
    <w:rsid w:val="00E75474"/>
    <w:rsid w:val="00E7555C"/>
    <w:rsid w:val="00E767DC"/>
    <w:rsid w:val="00E77BBF"/>
    <w:rsid w:val="00E8029E"/>
    <w:rsid w:val="00E80BB6"/>
    <w:rsid w:val="00E815F0"/>
    <w:rsid w:val="00E83AAF"/>
    <w:rsid w:val="00E84DEA"/>
    <w:rsid w:val="00E854DA"/>
    <w:rsid w:val="00E867BB"/>
    <w:rsid w:val="00E907F9"/>
    <w:rsid w:val="00E91178"/>
    <w:rsid w:val="00E917D9"/>
    <w:rsid w:val="00E91AEC"/>
    <w:rsid w:val="00E9211D"/>
    <w:rsid w:val="00E923AE"/>
    <w:rsid w:val="00E9250E"/>
    <w:rsid w:val="00E92ED0"/>
    <w:rsid w:val="00E93692"/>
    <w:rsid w:val="00E945B0"/>
    <w:rsid w:val="00E957D6"/>
    <w:rsid w:val="00E9648A"/>
    <w:rsid w:val="00E96A85"/>
    <w:rsid w:val="00E978AD"/>
    <w:rsid w:val="00EA184B"/>
    <w:rsid w:val="00EA18F7"/>
    <w:rsid w:val="00EA1A28"/>
    <w:rsid w:val="00EA1C9B"/>
    <w:rsid w:val="00EA1E7C"/>
    <w:rsid w:val="00EA247B"/>
    <w:rsid w:val="00EA27C6"/>
    <w:rsid w:val="00EA2E74"/>
    <w:rsid w:val="00EA2FED"/>
    <w:rsid w:val="00EA3F81"/>
    <w:rsid w:val="00EA5707"/>
    <w:rsid w:val="00EA6511"/>
    <w:rsid w:val="00EA652F"/>
    <w:rsid w:val="00EA6CA5"/>
    <w:rsid w:val="00EB0355"/>
    <w:rsid w:val="00EB08AF"/>
    <w:rsid w:val="00EB099B"/>
    <w:rsid w:val="00EB1514"/>
    <w:rsid w:val="00EB2B70"/>
    <w:rsid w:val="00EB2C1B"/>
    <w:rsid w:val="00EB43B7"/>
    <w:rsid w:val="00EB5278"/>
    <w:rsid w:val="00EB5341"/>
    <w:rsid w:val="00EB559B"/>
    <w:rsid w:val="00EB57CC"/>
    <w:rsid w:val="00EB7000"/>
    <w:rsid w:val="00EC0683"/>
    <w:rsid w:val="00EC06D5"/>
    <w:rsid w:val="00EC0A9E"/>
    <w:rsid w:val="00EC12EF"/>
    <w:rsid w:val="00EC16C6"/>
    <w:rsid w:val="00EC2675"/>
    <w:rsid w:val="00EC2DC7"/>
    <w:rsid w:val="00EC3963"/>
    <w:rsid w:val="00EC3CE5"/>
    <w:rsid w:val="00EC437A"/>
    <w:rsid w:val="00EC50CC"/>
    <w:rsid w:val="00EC6132"/>
    <w:rsid w:val="00EC6220"/>
    <w:rsid w:val="00EC79E9"/>
    <w:rsid w:val="00ED13E9"/>
    <w:rsid w:val="00ED1714"/>
    <w:rsid w:val="00ED21C5"/>
    <w:rsid w:val="00ED2CD2"/>
    <w:rsid w:val="00ED2E76"/>
    <w:rsid w:val="00ED33BB"/>
    <w:rsid w:val="00ED34DA"/>
    <w:rsid w:val="00ED37DB"/>
    <w:rsid w:val="00ED3CCE"/>
    <w:rsid w:val="00ED4074"/>
    <w:rsid w:val="00ED40EB"/>
    <w:rsid w:val="00ED4263"/>
    <w:rsid w:val="00ED433B"/>
    <w:rsid w:val="00ED448D"/>
    <w:rsid w:val="00ED4562"/>
    <w:rsid w:val="00ED66CD"/>
    <w:rsid w:val="00ED6713"/>
    <w:rsid w:val="00EE02AC"/>
    <w:rsid w:val="00EE12ED"/>
    <w:rsid w:val="00EE1D4C"/>
    <w:rsid w:val="00EE2276"/>
    <w:rsid w:val="00EE32E1"/>
    <w:rsid w:val="00EE436B"/>
    <w:rsid w:val="00EE48B4"/>
    <w:rsid w:val="00EE6472"/>
    <w:rsid w:val="00EF0EE7"/>
    <w:rsid w:val="00EF1A51"/>
    <w:rsid w:val="00EF1DA1"/>
    <w:rsid w:val="00EF1EBA"/>
    <w:rsid w:val="00EF4A7E"/>
    <w:rsid w:val="00EF6074"/>
    <w:rsid w:val="00F00AA6"/>
    <w:rsid w:val="00F01557"/>
    <w:rsid w:val="00F01A30"/>
    <w:rsid w:val="00F01C6F"/>
    <w:rsid w:val="00F020D5"/>
    <w:rsid w:val="00F0321E"/>
    <w:rsid w:val="00F03AA4"/>
    <w:rsid w:val="00F04CFE"/>
    <w:rsid w:val="00F05961"/>
    <w:rsid w:val="00F0648A"/>
    <w:rsid w:val="00F131CC"/>
    <w:rsid w:val="00F139A8"/>
    <w:rsid w:val="00F13EBC"/>
    <w:rsid w:val="00F158E8"/>
    <w:rsid w:val="00F16AD2"/>
    <w:rsid w:val="00F17792"/>
    <w:rsid w:val="00F208D6"/>
    <w:rsid w:val="00F22787"/>
    <w:rsid w:val="00F227EF"/>
    <w:rsid w:val="00F26985"/>
    <w:rsid w:val="00F27229"/>
    <w:rsid w:val="00F27E10"/>
    <w:rsid w:val="00F27E96"/>
    <w:rsid w:val="00F32FA8"/>
    <w:rsid w:val="00F33071"/>
    <w:rsid w:val="00F3327F"/>
    <w:rsid w:val="00F334FF"/>
    <w:rsid w:val="00F33933"/>
    <w:rsid w:val="00F350EA"/>
    <w:rsid w:val="00F3511B"/>
    <w:rsid w:val="00F3560D"/>
    <w:rsid w:val="00F360F9"/>
    <w:rsid w:val="00F406E5"/>
    <w:rsid w:val="00F40FBC"/>
    <w:rsid w:val="00F412E6"/>
    <w:rsid w:val="00F41BC1"/>
    <w:rsid w:val="00F425C4"/>
    <w:rsid w:val="00F4278D"/>
    <w:rsid w:val="00F42EF3"/>
    <w:rsid w:val="00F435FB"/>
    <w:rsid w:val="00F45DA8"/>
    <w:rsid w:val="00F4651F"/>
    <w:rsid w:val="00F47EDF"/>
    <w:rsid w:val="00F504C8"/>
    <w:rsid w:val="00F50B84"/>
    <w:rsid w:val="00F51520"/>
    <w:rsid w:val="00F51B28"/>
    <w:rsid w:val="00F51FD9"/>
    <w:rsid w:val="00F530CD"/>
    <w:rsid w:val="00F54699"/>
    <w:rsid w:val="00F55563"/>
    <w:rsid w:val="00F56494"/>
    <w:rsid w:val="00F56C72"/>
    <w:rsid w:val="00F56E1A"/>
    <w:rsid w:val="00F57A70"/>
    <w:rsid w:val="00F618C6"/>
    <w:rsid w:val="00F62090"/>
    <w:rsid w:val="00F6497D"/>
    <w:rsid w:val="00F67D25"/>
    <w:rsid w:val="00F67EF4"/>
    <w:rsid w:val="00F70124"/>
    <w:rsid w:val="00F73632"/>
    <w:rsid w:val="00F7493E"/>
    <w:rsid w:val="00F749C1"/>
    <w:rsid w:val="00F75D5C"/>
    <w:rsid w:val="00F76E36"/>
    <w:rsid w:val="00F772F3"/>
    <w:rsid w:val="00F7791F"/>
    <w:rsid w:val="00F80EE1"/>
    <w:rsid w:val="00F81AC4"/>
    <w:rsid w:val="00F849AF"/>
    <w:rsid w:val="00F85360"/>
    <w:rsid w:val="00F85D44"/>
    <w:rsid w:val="00F86902"/>
    <w:rsid w:val="00F907B4"/>
    <w:rsid w:val="00F90A48"/>
    <w:rsid w:val="00F924B8"/>
    <w:rsid w:val="00F92B58"/>
    <w:rsid w:val="00F93ACE"/>
    <w:rsid w:val="00F9416F"/>
    <w:rsid w:val="00F965FF"/>
    <w:rsid w:val="00F97834"/>
    <w:rsid w:val="00F97C26"/>
    <w:rsid w:val="00FA0E20"/>
    <w:rsid w:val="00FA20F3"/>
    <w:rsid w:val="00FA4258"/>
    <w:rsid w:val="00FA4974"/>
    <w:rsid w:val="00FA4B40"/>
    <w:rsid w:val="00FA4E29"/>
    <w:rsid w:val="00FA59BA"/>
    <w:rsid w:val="00FA5B19"/>
    <w:rsid w:val="00FA5CA3"/>
    <w:rsid w:val="00FA644C"/>
    <w:rsid w:val="00FA6AC3"/>
    <w:rsid w:val="00FA7D18"/>
    <w:rsid w:val="00FB02D8"/>
    <w:rsid w:val="00FB04A1"/>
    <w:rsid w:val="00FB0B15"/>
    <w:rsid w:val="00FB2CF9"/>
    <w:rsid w:val="00FB3FD9"/>
    <w:rsid w:val="00FB404B"/>
    <w:rsid w:val="00FB5D77"/>
    <w:rsid w:val="00FB66EA"/>
    <w:rsid w:val="00FB679A"/>
    <w:rsid w:val="00FB6F11"/>
    <w:rsid w:val="00FC058F"/>
    <w:rsid w:val="00FC1283"/>
    <w:rsid w:val="00FC1688"/>
    <w:rsid w:val="00FC22B8"/>
    <w:rsid w:val="00FC355E"/>
    <w:rsid w:val="00FC361E"/>
    <w:rsid w:val="00FC46E7"/>
    <w:rsid w:val="00FC4D78"/>
    <w:rsid w:val="00FC5577"/>
    <w:rsid w:val="00FC580A"/>
    <w:rsid w:val="00FC6247"/>
    <w:rsid w:val="00FC7980"/>
    <w:rsid w:val="00FC7FC2"/>
    <w:rsid w:val="00FD31B9"/>
    <w:rsid w:val="00FD40EF"/>
    <w:rsid w:val="00FD5227"/>
    <w:rsid w:val="00FD5F2A"/>
    <w:rsid w:val="00FD65D7"/>
    <w:rsid w:val="00FD74C3"/>
    <w:rsid w:val="00FE0884"/>
    <w:rsid w:val="00FE11E7"/>
    <w:rsid w:val="00FE1ED5"/>
    <w:rsid w:val="00FE25CC"/>
    <w:rsid w:val="00FE4625"/>
    <w:rsid w:val="00FE4745"/>
    <w:rsid w:val="00FE4DF3"/>
    <w:rsid w:val="00FE50AC"/>
    <w:rsid w:val="00FE5DEE"/>
    <w:rsid w:val="00FE6E2A"/>
    <w:rsid w:val="00FF083F"/>
    <w:rsid w:val="00FF2133"/>
    <w:rsid w:val="00FF272A"/>
    <w:rsid w:val="00FF298F"/>
    <w:rsid w:val="00FF2B4E"/>
    <w:rsid w:val="00FF339C"/>
    <w:rsid w:val="00FF4153"/>
    <w:rsid w:val="00FF5B2C"/>
    <w:rsid w:val="00FF5FAA"/>
    <w:rsid w:val="00FF61AF"/>
    <w:rsid w:val="00FF6860"/>
    <w:rsid w:val="00FF714D"/>
    <w:rsid w:val="00FF7D10"/>
    <w:rsid w:val="01BC6099"/>
    <w:rsid w:val="01F536F3"/>
    <w:rsid w:val="07144BAB"/>
    <w:rsid w:val="15D25292"/>
    <w:rsid w:val="1BEA732E"/>
    <w:rsid w:val="1C8F384B"/>
    <w:rsid w:val="1FC45B66"/>
    <w:rsid w:val="35567AB8"/>
    <w:rsid w:val="36CA06A7"/>
    <w:rsid w:val="38953CE0"/>
    <w:rsid w:val="3BEA776B"/>
    <w:rsid w:val="40140021"/>
    <w:rsid w:val="413B237D"/>
    <w:rsid w:val="51A41AD5"/>
    <w:rsid w:val="5B5947FE"/>
    <w:rsid w:val="600754FC"/>
    <w:rsid w:val="678E48FB"/>
    <w:rsid w:val="73DD1B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2"/>
      <w:lang w:val="en-US" w:eastAsia="zh-CN" w:bidi="ar-SA"/>
    </w:rPr>
  </w:style>
  <w:style w:type="character" w:default="1" w:styleId="9">
    <w:name w:val="Default Paragraph Font"/>
    <w:qFormat/>
    <w:uiPriority w:val="0"/>
    <w:rPr>
      <w:rFonts w:ascii="Calibri" w:hAnsi="Calibri" w:eastAsia="宋体" w:cs="Times New Roman"/>
    </w:rPr>
  </w:style>
  <w:style w:type="table" w:default="1" w:styleId="7">
    <w:name w:val="Normal Table"/>
    <w:qFormat/>
    <w:uiPriority w:val="0"/>
    <w:rPr>
      <w:rFonts w:ascii="Calibri" w:hAnsi="Calibri" w:eastAsia="宋体" w:cs="Times New Roman"/>
    </w:rPr>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link w:val="15"/>
    <w:qFormat/>
    <w:uiPriority w:val="0"/>
    <w:rPr>
      <w:sz w:val="18"/>
      <w:szCs w:val="18"/>
    </w:rPr>
  </w:style>
  <w:style w:type="paragraph" w:styleId="4">
    <w:name w:val="footer"/>
    <w:basedOn w:val="1"/>
    <w:link w:val="18"/>
    <w:uiPriority w:val="0"/>
    <w:pPr>
      <w:tabs>
        <w:tab w:val="center" w:pos="4153"/>
        <w:tab w:val="right" w:pos="8306"/>
      </w:tabs>
      <w:snapToGrid w:val="0"/>
      <w:jc w:val="left"/>
    </w:pPr>
    <w:rPr>
      <w:kern w:val="0"/>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kern w:val="0"/>
      <w:sz w:val="18"/>
      <w:szCs w:val="18"/>
    </w:rPr>
  </w:style>
  <w:style w:type="paragraph" w:styleId="6">
    <w:name w:val="annotation subject"/>
    <w:basedOn w:val="2"/>
    <w:next w:val="2"/>
    <w:link w:val="16"/>
    <w:qFormat/>
    <w:uiPriority w:val="0"/>
    <w:rPr>
      <w:b/>
      <w:bCs/>
    </w:rPr>
  </w:style>
  <w:style w:type="table" w:styleId="8">
    <w:name w:val="Table Grid"/>
    <w:basedOn w:val="7"/>
    <w:qFormat/>
    <w:uiPriority w:val="0"/>
    <w:pPr>
      <w:widowControl w:val="0"/>
      <w:spacing w:line="360" w:lineRule="auto"/>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rPr>
      <w:rFonts w:ascii="Calibri" w:hAnsi="Calibri" w:eastAsia="宋体" w:cs="Times New Roman"/>
    </w:rPr>
  </w:style>
  <w:style w:type="character" w:styleId="11">
    <w:name w:val="annotation reference"/>
    <w:qFormat/>
    <w:uiPriority w:val="0"/>
    <w:rPr>
      <w:rFonts w:ascii="Calibri" w:hAnsi="Calibri" w:eastAsia="宋体" w:cs="Times New Roman"/>
      <w:sz w:val="21"/>
      <w:szCs w:val="21"/>
    </w:rPr>
  </w:style>
  <w:style w:type="paragraph" w:styleId="12">
    <w:name w:val="List Paragraph"/>
    <w:basedOn w:val="1"/>
    <w:qFormat/>
    <w:uiPriority w:val="0"/>
    <w:pPr>
      <w:ind w:firstLine="420" w:firstLineChars="200"/>
    </w:pPr>
    <w:rPr>
      <w:rFonts w:ascii="Calibri" w:hAnsi="Calibri" w:eastAsia="宋体" w:cs="Times New Roman"/>
    </w:rPr>
  </w:style>
  <w:style w:type="paragraph" w:customStyle="1" w:styleId="13">
    <w:name w:val="_Style 12"/>
    <w:unhideWhenUsed/>
    <w:qFormat/>
    <w:uiPriority w:val="99"/>
    <w:rPr>
      <w:rFonts w:ascii="Calibri" w:hAnsi="Calibri" w:eastAsia="宋体" w:cs="Times New Roman"/>
      <w:kern w:val="2"/>
      <w:sz w:val="21"/>
      <w:szCs w:val="22"/>
      <w:lang w:val="en-US" w:eastAsia="zh-CN" w:bidi="ar-SA"/>
    </w:rPr>
  </w:style>
  <w:style w:type="character" w:customStyle="1" w:styleId="14">
    <w:name w:val="批注文字 Char"/>
    <w:link w:val="2"/>
    <w:uiPriority w:val="0"/>
    <w:rPr>
      <w:rFonts w:ascii="Calibri" w:hAnsi="Calibri" w:eastAsia="宋体" w:cs="Times New Roman"/>
      <w:kern w:val="2"/>
      <w:sz w:val="21"/>
      <w:szCs w:val="22"/>
    </w:rPr>
  </w:style>
  <w:style w:type="character" w:customStyle="1" w:styleId="15">
    <w:name w:val="批注框文本 Char"/>
    <w:link w:val="3"/>
    <w:qFormat/>
    <w:uiPriority w:val="0"/>
    <w:rPr>
      <w:rFonts w:ascii="Calibri" w:hAnsi="Calibri" w:eastAsia="宋体" w:cs="Times New Roman"/>
      <w:kern w:val="2"/>
      <w:sz w:val="18"/>
      <w:szCs w:val="18"/>
    </w:rPr>
  </w:style>
  <w:style w:type="character" w:customStyle="1" w:styleId="16">
    <w:name w:val="批注主题 Char"/>
    <w:link w:val="6"/>
    <w:qFormat/>
    <w:uiPriority w:val="0"/>
    <w:rPr>
      <w:rFonts w:ascii="Calibri" w:hAnsi="Calibri" w:eastAsia="宋体" w:cs="Times New Roman"/>
      <w:b/>
      <w:bCs/>
      <w:kern w:val="2"/>
      <w:sz w:val="21"/>
      <w:szCs w:val="22"/>
    </w:rPr>
  </w:style>
  <w:style w:type="character" w:customStyle="1" w:styleId="17">
    <w:name w:val="页眉 Char"/>
    <w:link w:val="5"/>
    <w:uiPriority w:val="0"/>
    <w:rPr>
      <w:rFonts w:ascii="Calibri" w:hAnsi="Calibri" w:eastAsia="宋体" w:cs="Times New Roman"/>
      <w:sz w:val="18"/>
      <w:szCs w:val="18"/>
    </w:rPr>
  </w:style>
  <w:style w:type="character" w:customStyle="1" w:styleId="18">
    <w:name w:val="页脚 Char"/>
    <w:link w:val="4"/>
    <w:qFormat/>
    <w:uiPriority w:val="0"/>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派智专利撰稿模板2.0</Company>
  <Pages>15</Pages>
  <Words>11366</Words>
  <Characters>12264</Characters>
  <Lines>1</Lines>
  <Paragraphs>1</Paragraphs>
  <TotalTime>13</TotalTime>
  <ScaleCrop>false</ScaleCrop>
  <LinksUpToDate>false</LinksUpToDate>
  <CharactersWithSpaces>12289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2018-11-23T13:25:00Z</dcterms:created>
  <dc:creator>GB</dc:creator>
  <cp:lastModifiedBy>何壮</cp:lastModifiedBy>
  <dcterms:modified xsi:type="dcterms:W3CDTF">2026-03-13T05:21:33Z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eyJoZGlkIjoiM2Q4MTJkMWU0ZDIyNWJjODgyYzc0OWIwZDIxZTBjMmYiLCJ1c2VySWQiOiIxNTU0MTg0NDYyIn0=</vt:lpwstr>
  </property>
  <property fmtid="{D5CDD505-2E9C-101B-9397-08002B2CF9AE}" pid="4" name="ICV">
    <vt:lpwstr>F9AD38121C6A4ED69C9F4ED933F5292C_13</vt:lpwstr>
  </property>
</Properties>
</file>